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03F97F" w14:textId="77777777" w:rsidR="00000000" w:rsidRDefault="00753B7D">
      <w:pPr>
        <w:rPr>
          <w:rFonts w:ascii="Arial" w:hAnsi="Arial" w:cs="Arial"/>
          <w:lang w:val="en-GB" w:eastAsia="zh-CN"/>
        </w:rPr>
      </w:pPr>
      <w:bookmarkStart w:id="0" w:name="_GoBack"/>
      <w:bookmarkEnd w:id="0"/>
    </w:p>
    <w:p w14:paraId="64877758" w14:textId="77777777" w:rsidR="00000000" w:rsidRDefault="00753B7D">
      <w:pPr>
        <w:rPr>
          <w:rFonts w:ascii="Arial" w:hAnsi="Arial" w:cs="Arial"/>
          <w:lang w:val="en-GB" w:eastAsia="zh-CN"/>
        </w:rPr>
      </w:pPr>
      <w:r>
        <w:rPr>
          <w:rFonts w:ascii="Arial" w:hAnsi="Arial" w:cs="Arial"/>
          <w:lang w:val="en-GB" w:eastAsia="zh-CN"/>
        </w:rPr>
        <w:tab/>
      </w:r>
      <w:r>
        <w:rPr>
          <w:rFonts w:ascii="Arial" w:hAnsi="Arial" w:cs="Arial"/>
          <w:lang w:val="en-GB" w:eastAsia="zh-CN"/>
        </w:rPr>
        <w:tab/>
      </w:r>
      <w:r>
        <w:rPr>
          <w:rFonts w:ascii="Arial" w:hAnsi="Arial" w:cs="Arial"/>
          <w:lang w:val="en-GB" w:eastAsia="zh-CN"/>
        </w:rPr>
        <w:tab/>
      </w:r>
      <w:r>
        <w:rPr>
          <w:rFonts w:ascii="Arial" w:hAnsi="Arial" w:cs="Arial"/>
          <w:lang w:val="en-GB" w:eastAsia="zh-CN"/>
        </w:rPr>
        <w:tab/>
      </w:r>
      <w:r>
        <w:rPr>
          <w:rFonts w:ascii="Arial" w:hAnsi="Arial" w:cs="Arial"/>
          <w:lang w:val="en-GB" w:eastAsia="zh-CN"/>
        </w:rPr>
        <w:tab/>
      </w:r>
      <w:r>
        <w:rPr>
          <w:rFonts w:ascii="Arial" w:hAnsi="Arial" w:cs="Arial"/>
          <w:lang w:val="en-GB" w:eastAsia="zh-CN"/>
        </w:rPr>
        <w:tab/>
      </w:r>
    </w:p>
    <w:p w14:paraId="3BFA4EA0" w14:textId="77777777" w:rsidR="00000000" w:rsidRDefault="00753B7D">
      <w:pPr>
        <w:rPr>
          <w:rFonts w:ascii="Arial" w:hAnsi="Arial" w:cs="Arial"/>
          <w:lang w:val="en-GB" w:eastAsia="zh-CN"/>
        </w:rPr>
      </w:pPr>
    </w:p>
    <w:p w14:paraId="0CA719EF" w14:textId="77777777" w:rsidR="00000000" w:rsidRDefault="00753B7D">
      <w:pPr>
        <w:rPr>
          <w:rFonts w:ascii="Arial" w:hAnsi="Arial" w:cs="Arial"/>
          <w:sz w:val="44"/>
          <w:szCs w:val="44"/>
          <w:lang w:eastAsia="zh-CN"/>
        </w:rPr>
      </w:pPr>
      <w:r>
        <w:rPr>
          <w:rFonts w:ascii="Arial" w:hAnsi="Arial" w:cs="Arial"/>
          <w:lang w:val="en-GB" w:eastAsia="zh-CN"/>
        </w:rPr>
        <w:tab/>
        <w:t xml:space="preserve">   </w:t>
      </w:r>
      <w:r>
        <w:rPr>
          <w:rFonts w:ascii="Arial" w:hAnsi="Arial" w:cs="Arial"/>
          <w:lang w:val="en-GB" w:eastAsia="zh-CN"/>
        </w:rPr>
        <w:tab/>
      </w:r>
      <w:r>
        <w:rPr>
          <w:rFonts w:ascii="Arial" w:hAnsi="Arial" w:cs="Arial"/>
          <w:lang w:val="en-GB" w:eastAsia="zh-CN"/>
        </w:rPr>
        <w:tab/>
      </w:r>
      <w:r>
        <w:rPr>
          <w:rFonts w:ascii="Arial" w:hAnsi="Arial" w:cs="Arial"/>
          <w:b/>
          <w:bCs/>
          <w:sz w:val="44"/>
          <w:szCs w:val="44"/>
          <w:lang w:val="en-GB" w:eastAsia="zh-CN"/>
        </w:rPr>
        <w:t>BLE</w:t>
      </w:r>
      <w:r>
        <w:rPr>
          <w:rFonts w:ascii="Arial" w:hAnsi="Arial" w:cs="Arial"/>
          <w:b/>
          <w:bCs/>
          <w:sz w:val="44"/>
          <w:szCs w:val="44"/>
          <w:lang w:eastAsia="zh-CN"/>
        </w:rPr>
        <w:t xml:space="preserve"> Pedometer</w:t>
      </w:r>
    </w:p>
    <w:p w14:paraId="019A9615" w14:textId="77777777" w:rsidR="00000000" w:rsidRDefault="00753B7D">
      <w:pPr>
        <w:jc w:val="center"/>
        <w:rPr>
          <w:rFonts w:ascii="Arial" w:hAnsi="Arial" w:cs="Arial"/>
          <w:sz w:val="36"/>
          <w:szCs w:val="36"/>
          <w:lang w:eastAsia="zh-CN"/>
        </w:rPr>
      </w:pPr>
      <w:r>
        <w:rPr>
          <w:rFonts w:ascii="Arial" w:hAnsi="Arial" w:cs="Arial"/>
          <w:sz w:val="36"/>
          <w:szCs w:val="36"/>
          <w:lang w:eastAsia="zh-CN"/>
        </w:rPr>
        <w:t xml:space="preserve">    Communication Protocol Specification</w:t>
      </w:r>
    </w:p>
    <w:p w14:paraId="227C5635" w14:textId="77777777" w:rsidR="00000000" w:rsidRDefault="00753B7D">
      <w:pPr>
        <w:ind w:left="1440" w:firstLine="720"/>
        <w:rPr>
          <w:rFonts w:ascii="Arial" w:hAnsi="Arial" w:cs="Arial"/>
          <w:sz w:val="56"/>
          <w:szCs w:val="56"/>
          <w:lang w:val="en-GB" w:eastAsia="zh-CN"/>
        </w:rPr>
      </w:pPr>
    </w:p>
    <w:p w14:paraId="1703FA09" w14:textId="77777777" w:rsidR="00000000" w:rsidRDefault="00753B7D">
      <w:pPr>
        <w:rPr>
          <w:rFonts w:ascii="Arial" w:hAnsi="Arial" w:cs="Arial"/>
          <w:sz w:val="48"/>
          <w:szCs w:val="48"/>
          <w:lang w:val="en-GB" w:eastAsia="zh-CN"/>
        </w:rPr>
      </w:pPr>
      <w:r>
        <w:rPr>
          <w:rFonts w:ascii="Arial" w:hAnsi="Arial" w:cs="Arial"/>
          <w:sz w:val="48"/>
          <w:szCs w:val="48"/>
          <w:lang w:val="en-GB" w:eastAsia="zh-CN"/>
        </w:rPr>
        <w:tab/>
      </w:r>
      <w:r>
        <w:rPr>
          <w:rFonts w:ascii="Arial" w:hAnsi="Arial" w:cs="Arial"/>
          <w:sz w:val="48"/>
          <w:szCs w:val="48"/>
          <w:lang w:val="en-GB" w:eastAsia="zh-CN"/>
        </w:rPr>
        <w:tab/>
      </w:r>
      <w:r>
        <w:rPr>
          <w:rFonts w:ascii="Arial" w:hAnsi="Arial" w:cs="Arial"/>
          <w:sz w:val="48"/>
          <w:szCs w:val="48"/>
          <w:lang w:val="en-GB" w:eastAsia="zh-CN"/>
        </w:rPr>
        <w:tab/>
      </w:r>
    </w:p>
    <w:p w14:paraId="0E9BF4E4" w14:textId="749336C3" w:rsidR="00000000" w:rsidRDefault="00753B7D">
      <w:pPr>
        <w:ind w:left="1440" w:firstLine="720"/>
        <w:rPr>
          <w:rFonts w:ascii="Arial" w:hAnsi="Arial" w:cs="Arial"/>
          <w:sz w:val="48"/>
          <w:szCs w:val="48"/>
          <w:lang w:val="en-GB" w:eastAsia="zh-CN"/>
        </w:rPr>
      </w:pPr>
      <w:r>
        <w:rPr>
          <w:rFonts w:ascii="Arial" w:hAnsi="Arial" w:cs="Arial"/>
          <w:color w:val="FF0000"/>
          <w:sz w:val="36"/>
          <w:szCs w:val="36"/>
          <w:lang w:eastAsia="zh-CN"/>
        </w:rPr>
        <w:t>Version</w:t>
      </w:r>
      <w:r>
        <w:rPr>
          <w:rFonts w:ascii="Arial" w:hAnsi="Arial" w:cs="Arial"/>
          <w:sz w:val="48"/>
          <w:szCs w:val="48"/>
          <w:lang w:val="en-GB" w:eastAsia="zh-CN"/>
        </w:rPr>
        <w:t xml:space="preserve">: </w:t>
      </w:r>
      <w:ins w:id="1" w:author="Pc" w:date="2015-11-16T15:12:00Z">
        <w:r>
          <w:rPr>
            <w:rFonts w:ascii="Arial" w:hAnsi="Arial" w:cs="Arial"/>
            <w:sz w:val="48"/>
            <w:szCs w:val="48"/>
            <w:lang w:val="en-GB" w:eastAsia="zh-CN"/>
          </w:rPr>
          <w:t>R3</w:t>
        </w:r>
        <w:r>
          <w:rPr>
            <w:rFonts w:ascii="Arial" w:hAnsi="Arial" w:cs="Arial"/>
            <w:sz w:val="48"/>
            <w:szCs w:val="48"/>
            <w:lang w:val="en-GB" w:eastAsia="zh-CN"/>
          </w:rPr>
          <w:t>8</w:t>
        </w:r>
      </w:ins>
      <w:del w:id="2" w:author="Pc" w:date="2015-11-16T15:12:00Z">
        <w:r>
          <w:rPr>
            <w:rFonts w:ascii="Arial" w:hAnsi="Arial" w:cs="Arial"/>
            <w:sz w:val="48"/>
            <w:szCs w:val="48"/>
            <w:lang w:val="en-GB" w:eastAsia="zh-CN"/>
          </w:rPr>
          <w:delText>R3</w:delText>
        </w:r>
        <w:r>
          <w:rPr>
            <w:rFonts w:ascii="Arial" w:hAnsi="Arial" w:cs="Arial"/>
            <w:sz w:val="48"/>
            <w:szCs w:val="48"/>
            <w:lang w:val="en-GB" w:eastAsia="zh-CN"/>
          </w:rPr>
          <w:delText>7</w:delText>
        </w:r>
      </w:del>
    </w:p>
    <w:p w14:paraId="100E80D9" w14:textId="4EA8C8CE" w:rsidR="00000000" w:rsidRDefault="00753B7D">
      <w:pPr>
        <w:rPr>
          <w:rFonts w:ascii="Arial" w:hAnsi="Arial" w:cs="Arial"/>
          <w:sz w:val="48"/>
          <w:szCs w:val="48"/>
          <w:lang w:val="en-GB" w:eastAsia="zh-CN"/>
        </w:rPr>
      </w:pPr>
      <w:r>
        <w:rPr>
          <w:rFonts w:ascii="Arial" w:hAnsi="Arial" w:cs="Arial"/>
          <w:sz w:val="48"/>
          <w:szCs w:val="48"/>
          <w:lang w:val="en-GB" w:eastAsia="zh-CN"/>
        </w:rPr>
        <w:tab/>
      </w:r>
      <w:r>
        <w:rPr>
          <w:rFonts w:ascii="Arial" w:hAnsi="Arial" w:cs="Arial"/>
          <w:sz w:val="48"/>
          <w:szCs w:val="48"/>
          <w:lang w:val="en-GB" w:eastAsia="zh-CN"/>
        </w:rPr>
        <w:tab/>
      </w:r>
      <w:r>
        <w:rPr>
          <w:rFonts w:ascii="Arial" w:hAnsi="Arial" w:cs="Arial"/>
          <w:sz w:val="48"/>
          <w:szCs w:val="48"/>
          <w:lang w:val="en-GB" w:eastAsia="zh-CN"/>
        </w:rPr>
        <w:tab/>
      </w:r>
      <w:r>
        <w:rPr>
          <w:rFonts w:ascii="Arial" w:hAnsi="Arial" w:cs="Arial"/>
          <w:color w:val="FF0000"/>
          <w:sz w:val="36"/>
          <w:szCs w:val="36"/>
          <w:lang w:eastAsia="zh-CN"/>
        </w:rPr>
        <w:t>Date</w:t>
      </w:r>
      <w:r>
        <w:rPr>
          <w:rFonts w:ascii="Arial" w:hAnsi="Arial" w:cs="Arial"/>
          <w:sz w:val="48"/>
          <w:szCs w:val="48"/>
          <w:lang w:val="en-GB" w:eastAsia="zh-CN"/>
        </w:rPr>
        <w:t>: 201</w:t>
      </w:r>
      <w:r>
        <w:rPr>
          <w:rFonts w:ascii="Arial" w:hAnsi="Arial" w:cs="Arial"/>
          <w:sz w:val="48"/>
          <w:szCs w:val="48"/>
          <w:lang w:val="en-GB" w:eastAsia="zh-CN"/>
        </w:rPr>
        <w:t>5</w:t>
      </w:r>
      <w:r>
        <w:rPr>
          <w:rFonts w:ascii="Arial" w:hAnsi="Arial" w:cs="Arial"/>
          <w:sz w:val="48"/>
          <w:szCs w:val="48"/>
          <w:lang w:val="en-GB" w:eastAsia="zh-CN"/>
        </w:rPr>
        <w:t>.</w:t>
      </w:r>
      <w:ins w:id="3" w:author="Pc" w:date="2015-11-16T15:12:00Z">
        <w:r>
          <w:rPr>
            <w:rFonts w:ascii="Arial" w:hAnsi="Arial" w:cs="Arial"/>
            <w:sz w:val="48"/>
            <w:szCs w:val="48"/>
            <w:lang w:val="en-GB" w:eastAsia="zh-CN"/>
          </w:rPr>
          <w:t>11</w:t>
        </w:r>
        <w:r>
          <w:rPr>
            <w:rFonts w:ascii="Arial" w:hAnsi="Arial" w:cs="Arial"/>
            <w:sz w:val="48"/>
            <w:szCs w:val="48"/>
            <w:lang w:val="en-GB" w:eastAsia="zh-CN"/>
          </w:rPr>
          <w:t>.</w:t>
        </w:r>
        <w:r>
          <w:rPr>
            <w:rFonts w:ascii="Arial" w:hAnsi="Arial" w:cs="Arial"/>
            <w:sz w:val="48"/>
            <w:szCs w:val="48"/>
            <w:lang w:val="en-GB" w:eastAsia="zh-CN"/>
          </w:rPr>
          <w:t>16</w:t>
        </w:r>
      </w:ins>
      <w:del w:id="4" w:author="Pc" w:date="2015-11-16T15:12:00Z">
        <w:r>
          <w:rPr>
            <w:rFonts w:ascii="Arial" w:hAnsi="Arial" w:cs="Arial"/>
            <w:sz w:val="48"/>
            <w:szCs w:val="48"/>
            <w:lang w:val="en-GB" w:eastAsia="zh-CN"/>
          </w:rPr>
          <w:delText>8</w:delText>
        </w:r>
        <w:r>
          <w:rPr>
            <w:rFonts w:ascii="Arial" w:hAnsi="Arial" w:cs="Arial"/>
            <w:sz w:val="48"/>
            <w:szCs w:val="48"/>
            <w:lang w:val="en-GB" w:eastAsia="zh-CN"/>
          </w:rPr>
          <w:delText>.</w:delText>
        </w:r>
        <w:r>
          <w:rPr>
            <w:rFonts w:ascii="Arial" w:hAnsi="Arial" w:cs="Arial"/>
            <w:sz w:val="48"/>
            <w:szCs w:val="48"/>
            <w:lang w:val="en-GB" w:eastAsia="zh-CN"/>
          </w:rPr>
          <w:delText>21</w:delText>
        </w:r>
      </w:del>
    </w:p>
    <w:p w14:paraId="1771AE88" w14:textId="77777777" w:rsidR="00000000" w:rsidRDefault="00753B7D">
      <w:pPr>
        <w:tabs>
          <w:tab w:val="right" w:leader="dot" w:pos="9180"/>
        </w:tabs>
        <w:rPr>
          <w:rFonts w:ascii="Arial" w:hAnsi="Arial" w:cs="Arial"/>
          <w:b/>
          <w:bCs/>
          <w:sz w:val="18"/>
          <w:szCs w:val="18"/>
          <w:lang w:eastAsia="zh-CN"/>
        </w:rPr>
      </w:pPr>
      <w:r>
        <w:rPr>
          <w:rFonts w:ascii="Arial" w:hAnsi="Arial" w:cs="Arial"/>
          <w:lang w:val="en-GB" w:eastAsia="zh-CN"/>
        </w:rPr>
        <w:tab/>
      </w:r>
      <w:r>
        <w:rPr>
          <w:rFonts w:ascii="Arial" w:hAnsi="Arial" w:cs="Arial"/>
          <w:lang w:val="en-GB" w:eastAsia="zh-CN"/>
        </w:rPr>
        <w:tab/>
      </w:r>
      <w:r>
        <w:rPr>
          <w:rFonts w:ascii="Arial" w:hAnsi="Arial" w:cs="Arial"/>
          <w:lang w:val="en-GB" w:eastAsia="zh-CN"/>
        </w:rPr>
        <w:tab/>
      </w:r>
      <w:r>
        <w:rPr>
          <w:rFonts w:ascii="Arial" w:hAnsi="Arial" w:cs="Arial"/>
          <w:lang w:val="en-GB" w:eastAsia="zh-CN"/>
        </w:rPr>
        <w:tab/>
      </w:r>
      <w:r>
        <w:rPr>
          <w:rFonts w:ascii="Arial" w:hAnsi="Arial" w:cs="Arial"/>
          <w:lang w:val="en-GB" w:eastAsia="zh-CN"/>
        </w:rPr>
        <w:tab/>
      </w:r>
      <w:r>
        <w:rPr>
          <w:rFonts w:ascii="Arial" w:hAnsi="Arial" w:cs="Arial"/>
          <w:lang w:val="en-GB" w:eastAsia="zh-CN"/>
        </w:rPr>
        <w:tab/>
      </w:r>
      <w:r>
        <w:rPr>
          <w:rFonts w:ascii="Arial" w:hAnsi="Arial" w:cs="Arial"/>
          <w:lang w:val="en-GB" w:eastAsia="zh-CN"/>
        </w:rPr>
        <w:br w:type="page"/>
      </w:r>
      <w:r>
        <w:rPr>
          <w:rFonts w:ascii="Arial" w:hAnsi="Arial" w:cs="Arial"/>
          <w:b/>
          <w:bCs/>
          <w:sz w:val="18"/>
          <w:szCs w:val="18"/>
          <w:lang w:eastAsia="zh-CN"/>
        </w:rPr>
        <w:lastRenderedPageBreak/>
        <w:t>Protocol Description</w:t>
      </w:r>
    </w:p>
    <w:p w14:paraId="7F41613F" w14:textId="77777777" w:rsidR="00000000" w:rsidRDefault="00753B7D">
      <w:pPr>
        <w:ind w:firstLine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 xml:space="preserve">This Agreement is only effective for J-Style BLE Pedometer communication protocol interpretation. </w:t>
      </w:r>
    </w:p>
    <w:p w14:paraId="0A3C9B2C" w14:textId="77777777" w:rsidR="00000000" w:rsidRDefault="00753B7D">
      <w:pPr>
        <w:pStyle w:val="Heading1"/>
        <w:rPr>
          <w:kern w:val="0"/>
          <w:sz w:val="18"/>
          <w:szCs w:val="18"/>
          <w:lang w:eastAsia="zh-CN"/>
        </w:rPr>
      </w:pPr>
      <w:bookmarkStart w:id="5" w:name="_Toc359768893"/>
      <w:r>
        <w:rPr>
          <w:kern w:val="0"/>
          <w:sz w:val="18"/>
          <w:szCs w:val="18"/>
          <w:lang w:eastAsia="zh-CN"/>
        </w:rPr>
        <w:t>1.BLE Profile</w:t>
      </w:r>
      <w:bookmarkEnd w:id="5"/>
      <w:r>
        <w:rPr>
          <w:kern w:val="0"/>
          <w:sz w:val="18"/>
          <w:szCs w:val="18"/>
          <w:lang w:eastAsia="zh-CN"/>
        </w:rPr>
        <w:t xml:space="preserve"> Descript</w:t>
      </w:r>
      <w:r>
        <w:rPr>
          <w:kern w:val="0"/>
          <w:sz w:val="18"/>
          <w:szCs w:val="18"/>
          <w:lang w:eastAsia="zh-CN"/>
        </w:rPr>
        <w:t>ion</w:t>
      </w:r>
    </w:p>
    <w:p w14:paraId="5219AACB" w14:textId="77777777" w:rsidR="00000000" w:rsidRDefault="00753B7D">
      <w:pPr>
        <w:ind w:firstLine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Service UUID: 0xFFF0</w:t>
      </w:r>
    </w:p>
    <w:p w14:paraId="3DBA1659" w14:textId="77777777" w:rsidR="00000000" w:rsidRDefault="00753B7D">
      <w:pPr>
        <w:ind w:firstLine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Feature UUID</w:t>
      </w:r>
      <w:r>
        <w:rPr>
          <w:rFonts w:ascii="Arial" w:hAnsi="Arial" w:cs="Arial"/>
          <w:sz w:val="18"/>
          <w:szCs w:val="18"/>
          <w:lang w:eastAsia="zh-CN"/>
        </w:rPr>
        <w:t>：</w:t>
      </w:r>
    </w:p>
    <w:p w14:paraId="26F81DB0" w14:textId="77777777" w:rsidR="00000000" w:rsidRDefault="00753B7D">
      <w:pPr>
        <w:ind w:firstLine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TX UUID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>0xFFF6   data is sent from smart phone to pedometer, the length is 16 bytes.</w:t>
      </w:r>
    </w:p>
    <w:p w14:paraId="1797BC1C" w14:textId="77777777" w:rsidR="00000000" w:rsidRDefault="00753B7D">
      <w:pPr>
        <w:ind w:firstLine="720"/>
        <w:rPr>
          <w:rFonts w:ascii="Arial" w:hAnsi="Arial" w:cs="Arial"/>
          <w:sz w:val="18"/>
          <w:szCs w:val="18"/>
          <w:lang w:eastAsia="zh-CN"/>
        </w:rPr>
      </w:pPr>
    </w:p>
    <w:p w14:paraId="3318497A" w14:textId="77777777" w:rsidR="00000000" w:rsidRDefault="00753B7D">
      <w:pPr>
        <w:ind w:firstLine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RX UUID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>0xFFF7   data is sent from</w:t>
      </w:r>
      <w:r>
        <w:rPr>
          <w:rFonts w:ascii="Arial" w:hAnsi="Arial" w:cs="Arial"/>
          <w:sz w:val="18"/>
          <w:szCs w:val="18"/>
          <w:lang w:eastAsia="zh-CN"/>
        </w:rPr>
        <w:t xml:space="preserve"> pedometer to</w:t>
      </w:r>
      <w:r>
        <w:rPr>
          <w:rFonts w:ascii="Arial" w:hAnsi="Arial" w:cs="Arial"/>
          <w:sz w:val="18"/>
          <w:szCs w:val="18"/>
          <w:lang w:eastAsia="zh-CN"/>
        </w:rPr>
        <w:t xml:space="preserve"> smart phone, the length is 16 bytes.</w:t>
      </w:r>
    </w:p>
    <w:p w14:paraId="45C795DA" w14:textId="77777777" w:rsidR="00000000" w:rsidRDefault="00753B7D">
      <w:pPr>
        <w:ind w:firstLine="720"/>
        <w:rPr>
          <w:rFonts w:ascii="Arial" w:hAnsi="Arial" w:cs="Arial"/>
          <w:sz w:val="18"/>
          <w:szCs w:val="18"/>
          <w:lang w:eastAsia="zh-CN"/>
        </w:rPr>
      </w:pPr>
    </w:p>
    <w:p w14:paraId="14CC9F72" w14:textId="77777777" w:rsidR="00000000" w:rsidRDefault="00753B7D">
      <w:pPr>
        <w:ind w:firstLine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BLE communication is the interaction only bet</w:t>
      </w:r>
      <w:r>
        <w:rPr>
          <w:rFonts w:ascii="Arial" w:hAnsi="Arial" w:cs="Arial"/>
          <w:sz w:val="18"/>
          <w:szCs w:val="18"/>
          <w:lang w:eastAsia="zh-CN"/>
        </w:rPr>
        <w:t>ween two feature UUID, the specific protocol format ,</w:t>
      </w:r>
    </w:p>
    <w:p w14:paraId="090D8453" w14:textId="77777777" w:rsidR="00000000" w:rsidRDefault="00753B7D">
      <w:pPr>
        <w:ind w:firstLine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 xml:space="preserve">please read Section 2 </w:t>
      </w:r>
    </w:p>
    <w:p w14:paraId="669A288F" w14:textId="77777777" w:rsidR="00000000" w:rsidRDefault="00753B7D">
      <w:pPr>
        <w:rPr>
          <w:rFonts w:ascii="Arial" w:hAnsi="Arial" w:cs="Arial"/>
          <w:sz w:val="18"/>
          <w:szCs w:val="18"/>
          <w:lang w:eastAsia="zh-CN"/>
        </w:rPr>
      </w:pPr>
    </w:p>
    <w:p w14:paraId="4312EFEF" w14:textId="77777777" w:rsidR="00000000" w:rsidRDefault="00753B7D">
      <w:pPr>
        <w:pStyle w:val="Heading1"/>
        <w:rPr>
          <w:kern w:val="0"/>
          <w:sz w:val="18"/>
          <w:szCs w:val="18"/>
          <w:lang w:eastAsia="zh-CN"/>
        </w:rPr>
      </w:pPr>
      <w:bookmarkStart w:id="6" w:name="_Toc359768894"/>
      <w:r>
        <w:rPr>
          <w:kern w:val="0"/>
          <w:sz w:val="18"/>
          <w:szCs w:val="18"/>
          <w:lang w:eastAsia="zh-CN"/>
        </w:rPr>
        <w:t>2.BLE Protocol</w:t>
      </w:r>
      <w:bookmarkEnd w:id="6"/>
    </w:p>
    <w:p w14:paraId="488B7293" w14:textId="77777777" w:rsidR="00000000" w:rsidRDefault="00753B7D">
      <w:pPr>
        <w:ind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sz w:val="18"/>
          <w:szCs w:val="18"/>
          <w:lang w:eastAsia="zh-CN"/>
        </w:rPr>
        <w:t>A).</w:t>
      </w:r>
      <w:r>
        <w:rPr>
          <w:rFonts w:ascii="Arial" w:hAnsi="Arial" w:cs="Arial"/>
          <w:sz w:val="18"/>
          <w:szCs w:val="18"/>
          <w:lang w:eastAsia="zh-CN"/>
        </w:rPr>
        <w:t xml:space="preserve">The PC send16-byte packets to the device, then the device sent back the 16-byte packets. Except for some   </w:t>
      </w:r>
    </w:p>
    <w:p w14:paraId="28B74792" w14:textId="77777777" w:rsidR="00000000" w:rsidRDefault="00753B7D">
      <w:pPr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 xml:space="preserve">                     special commands, all others ca</w:t>
      </w:r>
      <w:r>
        <w:rPr>
          <w:rFonts w:ascii="Arial" w:hAnsi="Arial" w:cs="Arial"/>
          <w:sz w:val="18"/>
          <w:szCs w:val="18"/>
          <w:lang w:eastAsia="zh-CN"/>
        </w:rPr>
        <w:t>n use this communication mode.</w:t>
      </w:r>
    </w:p>
    <w:p w14:paraId="1A418189" w14:textId="77777777" w:rsidR="00000000" w:rsidRDefault="00753B7D">
      <w:pPr>
        <w:widowControl w:val="0"/>
        <w:ind w:firstLine="720"/>
        <w:jc w:val="both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sz w:val="18"/>
          <w:szCs w:val="18"/>
          <w:lang w:eastAsia="zh-CN"/>
        </w:rPr>
        <w:t>B).</w:t>
      </w:r>
      <w:r>
        <w:rPr>
          <w:rFonts w:ascii="Arial" w:hAnsi="Arial" w:cs="Arial"/>
          <w:sz w:val="18"/>
          <w:szCs w:val="18"/>
          <w:lang w:eastAsia="zh-CN"/>
        </w:rPr>
        <w:t>The PC send the 16-byte packets, the packet format as below:</w:t>
      </w:r>
    </w:p>
    <w:p w14:paraId="5E1321E9" w14:textId="77777777" w:rsidR="00000000" w:rsidRDefault="00753B7D">
      <w:pPr>
        <w:widowControl w:val="0"/>
        <w:ind w:firstLine="720"/>
        <w:jc w:val="both"/>
        <w:rPr>
          <w:rFonts w:ascii="Arial" w:hAnsi="Arial" w:cs="Arial"/>
          <w:sz w:val="18"/>
          <w:szCs w:val="18"/>
          <w:lang w:eastAsia="zh-CN"/>
        </w:rPr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6"/>
        <w:gridCol w:w="6246"/>
        <w:gridCol w:w="1788"/>
      </w:tblGrid>
      <w:tr w:rsidR="00000000" w14:paraId="0318F9BC" w14:textId="77777777">
        <w:trPr>
          <w:trHeight w:val="290"/>
        </w:trPr>
        <w:tc>
          <w:tcPr>
            <w:tcW w:w="966" w:type="dxa"/>
            <w:tcBorders>
              <w:bottom w:val="single" w:sz="4" w:space="0" w:color="auto"/>
            </w:tcBorders>
          </w:tcPr>
          <w:p w14:paraId="1F08C9E1" w14:textId="77777777" w:rsidR="00000000" w:rsidRDefault="00753B7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t>B1</w:t>
            </w:r>
          </w:p>
        </w:tc>
        <w:tc>
          <w:tcPr>
            <w:tcW w:w="6246" w:type="dxa"/>
            <w:tcBorders>
              <w:bottom w:val="single" w:sz="4" w:space="0" w:color="auto"/>
            </w:tcBorders>
          </w:tcPr>
          <w:p w14:paraId="2F35753C" w14:textId="77777777" w:rsidR="00000000" w:rsidRDefault="00753B7D">
            <w:pPr>
              <w:ind w:firstLineChars="1250" w:firstLine="2250"/>
              <w:rPr>
                <w:rFonts w:ascii="Arial" w:hAnsi="Arial" w:cs="Arial"/>
                <w:sz w:val="18"/>
                <w:szCs w:val="18"/>
                <w:lang w:eastAsia="zh-CN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t>B2   ---------------   B15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30DF56FD" w14:textId="77777777" w:rsidR="00000000" w:rsidRDefault="00753B7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t>B16</w:t>
            </w:r>
          </w:p>
        </w:tc>
      </w:tr>
      <w:tr w:rsidR="00000000" w14:paraId="0DAE5023" w14:textId="77777777">
        <w:trPr>
          <w:trHeight w:val="240"/>
        </w:trPr>
        <w:tc>
          <w:tcPr>
            <w:tcW w:w="966" w:type="dxa"/>
            <w:shd w:val="clear" w:color="auto" w:fill="A6A6A6"/>
          </w:tcPr>
          <w:p w14:paraId="70316242" w14:textId="77777777" w:rsidR="00000000" w:rsidRDefault="00753B7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  <w:hyperlink r:id="rId9" w:history="1">
              <w:r>
                <w:rPr>
                  <w:rFonts w:ascii="Arial" w:hAnsi="Arial" w:cs="Arial"/>
                  <w:sz w:val="18"/>
                  <w:szCs w:val="18"/>
                </w:rPr>
                <w:t>command</w:t>
              </w:r>
            </w:hyperlink>
          </w:p>
        </w:tc>
        <w:tc>
          <w:tcPr>
            <w:tcW w:w="6246" w:type="dxa"/>
            <w:shd w:val="clear" w:color="auto" w:fill="A6A6A6"/>
          </w:tcPr>
          <w:p w14:paraId="31936A54" w14:textId="77777777" w:rsidR="00000000" w:rsidRDefault="00753B7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t xml:space="preserve"> Payload bytes, 14 bytes</w:t>
            </w:r>
          </w:p>
        </w:tc>
        <w:tc>
          <w:tcPr>
            <w:tcW w:w="1788" w:type="dxa"/>
            <w:shd w:val="clear" w:color="auto" w:fill="A6A6A6"/>
          </w:tcPr>
          <w:p w14:paraId="7F62D5BA" w14:textId="77777777" w:rsidR="00000000" w:rsidRDefault="00753B7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t>CRC checksum byte</w:t>
            </w:r>
          </w:p>
        </w:tc>
      </w:tr>
    </w:tbl>
    <w:p w14:paraId="73450316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</w:p>
    <w:p w14:paraId="399461EC" w14:textId="77777777" w:rsidR="00000000" w:rsidRDefault="00753B7D">
      <w:pPr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 xml:space="preserve">         </w:t>
      </w:r>
      <w:r>
        <w:rPr>
          <w:rFonts w:ascii="Arial" w:hAnsi="Arial" w:cs="Arial"/>
          <w:b/>
          <w:bCs/>
          <w:sz w:val="18"/>
          <w:szCs w:val="18"/>
          <w:lang w:eastAsia="zh-CN"/>
        </w:rPr>
        <w:t xml:space="preserve">      Command</w:t>
      </w:r>
      <w:r>
        <w:rPr>
          <w:rFonts w:ascii="Arial" w:hAnsi="Arial" w:cs="Arial"/>
          <w:b/>
          <w:bCs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 xml:space="preserve">value range: 0x00 </w:t>
      </w:r>
      <w:r>
        <w:rPr>
          <w:rFonts w:ascii="Arial" w:hAnsi="Arial" w:cs="Arial"/>
          <w:sz w:val="18"/>
          <w:szCs w:val="18"/>
        </w:rPr>
        <w:sym w:font="Wingdings" w:char="F0E0"/>
      </w:r>
      <w:r>
        <w:rPr>
          <w:rFonts w:ascii="Arial" w:hAnsi="Arial" w:cs="Arial"/>
          <w:sz w:val="18"/>
          <w:szCs w:val="18"/>
          <w:lang w:eastAsia="zh-CN"/>
        </w:rPr>
        <w:t>0</w:t>
      </w:r>
      <w:r>
        <w:rPr>
          <w:rFonts w:ascii="Arial" w:hAnsi="Arial" w:cs="Arial"/>
          <w:sz w:val="18"/>
          <w:szCs w:val="18"/>
          <w:lang w:eastAsia="zh-CN"/>
        </w:rPr>
        <w:t>x7F; Bit7 for 0 all the time.</w:t>
      </w:r>
    </w:p>
    <w:p w14:paraId="0C7D6930" w14:textId="77777777" w:rsidR="00000000" w:rsidRDefault="00753B7D">
      <w:pPr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 xml:space="preserve">                The last byte is CRC</w:t>
      </w:r>
      <w:r>
        <w:rPr>
          <w:rFonts w:ascii="Arial" w:hAnsi="Arial" w:cs="Arial"/>
          <w:sz w:val="18"/>
          <w:szCs w:val="18"/>
          <w:lang w:eastAsia="zh-CN"/>
        </w:rPr>
        <w:t>，</w:t>
      </w:r>
      <w:r>
        <w:rPr>
          <w:rFonts w:ascii="Arial" w:hAnsi="Arial" w:cs="Arial"/>
          <w:sz w:val="18"/>
          <w:szCs w:val="18"/>
          <w:lang w:eastAsia="zh-CN"/>
        </w:rPr>
        <w:t xml:space="preserve">CRC calculation is simple to add the first 15 bytes, and then get the lowest 8 bytes, </w:t>
      </w:r>
    </w:p>
    <w:p w14:paraId="423910BB" w14:textId="77777777" w:rsidR="00000000" w:rsidRDefault="00753B7D">
      <w:pPr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 xml:space="preserve">                for example: </w:t>
      </w:r>
    </w:p>
    <w:p w14:paraId="2243BBEA" w14:textId="77777777" w:rsidR="00000000" w:rsidRDefault="00753B7D">
      <w:pPr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 xml:space="preserve">               If the packets as below:</w:t>
      </w:r>
    </w:p>
    <w:p w14:paraId="1B8CBBA7" w14:textId="77777777" w:rsidR="00000000" w:rsidRDefault="00753B7D">
      <w:pPr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 xml:space="preserve">               A1 A2 A3 A4......</w:t>
      </w:r>
      <w:r>
        <w:rPr>
          <w:rFonts w:ascii="Arial" w:hAnsi="Arial" w:cs="Arial"/>
          <w:sz w:val="18"/>
          <w:szCs w:val="18"/>
          <w:lang w:eastAsia="zh-CN"/>
        </w:rPr>
        <w:t xml:space="preserve"> A13 A14 A15 CRC</w:t>
      </w:r>
      <w:r>
        <w:rPr>
          <w:rFonts w:ascii="Arial" w:hAnsi="Arial" w:cs="Arial"/>
          <w:sz w:val="18"/>
          <w:szCs w:val="18"/>
          <w:lang w:eastAsia="zh-CN"/>
        </w:rPr>
        <w:t>，</w:t>
      </w:r>
      <w:r>
        <w:rPr>
          <w:rFonts w:ascii="Arial" w:hAnsi="Arial" w:cs="Arial"/>
          <w:sz w:val="18"/>
          <w:szCs w:val="18"/>
          <w:lang w:eastAsia="zh-CN"/>
        </w:rPr>
        <w:t xml:space="preserve">and </w:t>
      </w:r>
    </w:p>
    <w:p w14:paraId="0107BFA0" w14:textId="77777777" w:rsidR="00000000" w:rsidRDefault="00753B7D">
      <w:pPr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 xml:space="preserve">              CRC = (A1 + A2 + A3 + A4+……+ A13 + A14 + A15) &amp; 0xFF;</w:t>
      </w:r>
    </w:p>
    <w:p w14:paraId="214F1B51" w14:textId="77777777" w:rsidR="00000000" w:rsidRDefault="00753B7D">
      <w:pPr>
        <w:ind w:left="720"/>
        <w:rPr>
          <w:rFonts w:ascii="Arial" w:hAnsi="Arial" w:cs="Arial"/>
          <w:sz w:val="18"/>
          <w:szCs w:val="18"/>
          <w:lang w:eastAsia="zh-CN"/>
        </w:rPr>
      </w:pPr>
    </w:p>
    <w:p w14:paraId="72D7C31F" w14:textId="77777777" w:rsidR="00000000" w:rsidRDefault="00753B7D">
      <w:pPr>
        <w:autoSpaceDN w:val="0"/>
        <w:spacing w:line="270" w:lineRule="atLeast"/>
        <w:rPr>
          <w:rFonts w:ascii="Arial" w:hAnsi="Arial" w:cs="Arial"/>
          <w:sz w:val="18"/>
          <w:szCs w:val="18"/>
          <w:lang w:eastAsia="zh-CN"/>
        </w:rPr>
      </w:pPr>
      <w:bookmarkStart w:id="7" w:name="_Toc364675873"/>
      <w:r>
        <w:rPr>
          <w:rFonts w:ascii="Arial" w:hAnsi="Arial" w:cs="Arial"/>
          <w:b/>
          <w:bCs/>
          <w:sz w:val="18"/>
          <w:szCs w:val="18"/>
          <w:lang w:eastAsia="zh-CN"/>
        </w:rPr>
        <w:t xml:space="preserve"> C).</w:t>
      </w:r>
      <w:r>
        <w:rPr>
          <w:rFonts w:ascii="Arial" w:hAnsi="Arial" w:cs="Arial"/>
          <w:sz w:val="18"/>
          <w:szCs w:val="18"/>
          <w:lang w:eastAsia="zh-CN"/>
        </w:rPr>
        <w:t>After the device get command, then return 16-byte response packets, the format as below: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7"/>
        <w:gridCol w:w="6268"/>
        <w:gridCol w:w="1745"/>
      </w:tblGrid>
      <w:tr w:rsidR="00000000" w14:paraId="08F01746" w14:textId="77777777">
        <w:trPr>
          <w:trHeight w:val="290"/>
        </w:trPr>
        <w:tc>
          <w:tcPr>
            <w:tcW w:w="987" w:type="dxa"/>
            <w:tcBorders>
              <w:bottom w:val="single" w:sz="4" w:space="0" w:color="auto"/>
            </w:tcBorders>
          </w:tcPr>
          <w:p w14:paraId="5A6579A7" w14:textId="77777777" w:rsidR="00000000" w:rsidRDefault="00753B7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t>B1</w:t>
            </w:r>
          </w:p>
        </w:tc>
        <w:tc>
          <w:tcPr>
            <w:tcW w:w="6268" w:type="dxa"/>
            <w:tcBorders>
              <w:bottom w:val="single" w:sz="4" w:space="0" w:color="auto"/>
            </w:tcBorders>
          </w:tcPr>
          <w:p w14:paraId="01F8E7CB" w14:textId="77777777" w:rsidR="00000000" w:rsidRDefault="00753B7D">
            <w:pPr>
              <w:ind w:firstLineChars="1250" w:firstLine="2250"/>
              <w:rPr>
                <w:rFonts w:ascii="Arial" w:hAnsi="Arial" w:cs="Arial"/>
                <w:sz w:val="18"/>
                <w:szCs w:val="18"/>
                <w:lang w:eastAsia="zh-CN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t>B2   ---------------   B15</w:t>
            </w:r>
          </w:p>
        </w:tc>
        <w:tc>
          <w:tcPr>
            <w:tcW w:w="1745" w:type="dxa"/>
            <w:tcBorders>
              <w:bottom w:val="single" w:sz="4" w:space="0" w:color="auto"/>
            </w:tcBorders>
          </w:tcPr>
          <w:p w14:paraId="44E10E58" w14:textId="77777777" w:rsidR="00000000" w:rsidRDefault="00753B7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t>B16</w:t>
            </w:r>
          </w:p>
        </w:tc>
      </w:tr>
      <w:tr w:rsidR="00000000" w14:paraId="5374959E" w14:textId="77777777">
        <w:trPr>
          <w:trHeight w:val="240"/>
        </w:trPr>
        <w:tc>
          <w:tcPr>
            <w:tcW w:w="987" w:type="dxa"/>
            <w:shd w:val="clear" w:color="auto" w:fill="A6A6A6"/>
          </w:tcPr>
          <w:p w14:paraId="7DB97F9D" w14:textId="77777777" w:rsidR="00000000" w:rsidRDefault="00753B7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t>Command</w:t>
            </w:r>
          </w:p>
        </w:tc>
        <w:tc>
          <w:tcPr>
            <w:tcW w:w="6268" w:type="dxa"/>
            <w:shd w:val="clear" w:color="auto" w:fill="A6A6A6"/>
          </w:tcPr>
          <w:p w14:paraId="5061AA29" w14:textId="77777777" w:rsidR="00000000" w:rsidRDefault="00753B7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t>Payload bytes, 14 bytes</w:t>
            </w:r>
          </w:p>
        </w:tc>
        <w:tc>
          <w:tcPr>
            <w:tcW w:w="1745" w:type="dxa"/>
            <w:shd w:val="clear" w:color="auto" w:fill="A6A6A6"/>
          </w:tcPr>
          <w:p w14:paraId="4DC9D81C" w14:textId="77777777" w:rsidR="00000000" w:rsidRDefault="00753B7D">
            <w:pPr>
              <w:rPr>
                <w:rFonts w:ascii="Arial" w:hAnsi="Arial" w:cs="Arial"/>
                <w:sz w:val="18"/>
                <w:szCs w:val="18"/>
                <w:lang w:eastAsia="zh-CN"/>
              </w:rPr>
            </w:pPr>
            <w:r>
              <w:rPr>
                <w:rFonts w:ascii="Arial" w:hAnsi="Arial" w:cs="Arial"/>
                <w:sz w:val="18"/>
                <w:szCs w:val="18"/>
              </w:rPr>
              <w:t>CRC</w:t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t xml:space="preserve"> c</w:t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t>hecksum byte</w:t>
            </w:r>
          </w:p>
        </w:tc>
      </w:tr>
    </w:tbl>
    <w:p w14:paraId="3A9CBA5F" w14:textId="77777777" w:rsidR="00000000" w:rsidRDefault="00753B7D">
      <w:pPr>
        <w:ind w:left="720"/>
        <w:rPr>
          <w:rFonts w:ascii="Arial" w:hAnsi="Arial" w:cs="Arial"/>
          <w:sz w:val="18"/>
          <w:szCs w:val="18"/>
          <w:lang w:eastAsia="zh-CN"/>
        </w:rPr>
      </w:pPr>
    </w:p>
    <w:p w14:paraId="29A69E89" w14:textId="77777777" w:rsidR="00000000" w:rsidRDefault="00753B7D">
      <w:pPr>
        <w:ind w:firstLine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Command</w:t>
      </w:r>
      <w:r>
        <w:rPr>
          <w:rFonts w:ascii="Arial" w:hAnsi="Arial" w:cs="Arial"/>
          <w:b/>
          <w:bCs/>
          <w:sz w:val="18"/>
          <w:szCs w:val="18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>Response to a received command</w:t>
      </w:r>
    </w:p>
    <w:p w14:paraId="781CC74E" w14:textId="77777777" w:rsidR="00000000" w:rsidRDefault="00753B7D">
      <w:pPr>
        <w:ind w:firstLine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For example: If get recommand 0x01, and also CRC check OK, then return 0x01.</w:t>
      </w:r>
    </w:p>
    <w:p w14:paraId="0316FDDD" w14:textId="77777777" w:rsidR="00000000" w:rsidRDefault="00753B7D">
      <w:pPr>
        <w:ind w:firstLine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If CRC error, please set Bit7 to 1, return 0x81.</w:t>
      </w:r>
    </w:p>
    <w:p w14:paraId="2415CAF3" w14:textId="77777777" w:rsidR="00000000" w:rsidRDefault="00753B7D">
      <w:pPr>
        <w:autoSpaceDN w:val="0"/>
        <w:spacing w:line="270" w:lineRule="atLeast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 xml:space="preserve">                The last byte is CRC</w:t>
      </w:r>
      <w:r>
        <w:rPr>
          <w:rFonts w:ascii="Arial" w:hAnsi="Arial" w:cs="Arial"/>
          <w:sz w:val="18"/>
          <w:szCs w:val="18"/>
          <w:lang w:eastAsia="zh-CN"/>
        </w:rPr>
        <w:t>，</w:t>
      </w:r>
      <w:r>
        <w:rPr>
          <w:rFonts w:ascii="Arial" w:hAnsi="Arial" w:cs="Arial"/>
          <w:sz w:val="18"/>
          <w:szCs w:val="18"/>
          <w:lang w:eastAsia="zh-CN"/>
        </w:rPr>
        <w:t>CRC calculation is simple to add the fi</w:t>
      </w:r>
      <w:r>
        <w:rPr>
          <w:rFonts w:ascii="Arial" w:hAnsi="Arial" w:cs="Arial"/>
          <w:sz w:val="18"/>
          <w:szCs w:val="18"/>
          <w:lang w:eastAsia="zh-CN"/>
        </w:rPr>
        <w:t xml:space="preserve">rst 15 bytes, and then get the   </w:t>
      </w:r>
    </w:p>
    <w:p w14:paraId="73178094" w14:textId="77777777" w:rsidR="00000000" w:rsidRDefault="00753B7D">
      <w:pPr>
        <w:autoSpaceDN w:val="0"/>
        <w:spacing w:line="270" w:lineRule="atLeast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 xml:space="preserve">                lowest 8 bytes, </w:t>
      </w:r>
    </w:p>
    <w:p w14:paraId="67AC965D" w14:textId="77777777" w:rsidR="00000000" w:rsidRDefault="00753B7D">
      <w:pPr>
        <w:ind w:firstLine="720"/>
        <w:rPr>
          <w:rFonts w:ascii="Arial" w:hAnsi="Arial" w:cs="Arial"/>
          <w:sz w:val="18"/>
          <w:szCs w:val="18"/>
          <w:lang w:eastAsia="zh-CN"/>
        </w:rPr>
      </w:pPr>
    </w:p>
    <w:p w14:paraId="63115D80" w14:textId="77777777" w:rsidR="00000000" w:rsidRDefault="00753B7D">
      <w:pPr>
        <w:ind w:firstLine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 xml:space="preserve">for example, the packet: </w:t>
      </w:r>
    </w:p>
    <w:p w14:paraId="2C3CF109" w14:textId="77777777" w:rsidR="00000000" w:rsidRDefault="00753B7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A1 A2 A3 A4...... A13 A14 A15 CRC</w:t>
      </w:r>
      <w:r>
        <w:rPr>
          <w:rFonts w:ascii="Arial" w:hAnsi="Arial" w:cs="Arial"/>
          <w:sz w:val="18"/>
          <w:szCs w:val="18"/>
        </w:rPr>
        <w:t>，</w:t>
      </w:r>
      <w:r>
        <w:rPr>
          <w:rFonts w:ascii="Arial" w:hAnsi="Arial" w:cs="Arial"/>
          <w:sz w:val="18"/>
          <w:szCs w:val="18"/>
          <w:lang w:eastAsia="zh-CN"/>
        </w:rPr>
        <w:t xml:space="preserve">and </w:t>
      </w:r>
    </w:p>
    <w:p w14:paraId="38F7B193" w14:textId="77777777" w:rsidR="00000000" w:rsidRDefault="00753B7D">
      <w:pPr>
        <w:ind w:firstLine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</w:rPr>
        <w:t>CRC = (A1 + A2 + A3 + A4+……+ A13 + A14 + A15) &amp; 0xFF;</w:t>
      </w:r>
    </w:p>
    <w:p w14:paraId="11641CF0" w14:textId="77777777" w:rsidR="00000000" w:rsidRDefault="00753B7D">
      <w:pPr>
        <w:pStyle w:val="Heading1"/>
        <w:rPr>
          <w:sz w:val="18"/>
          <w:szCs w:val="18"/>
          <w:lang w:eastAsia="zh-CN"/>
        </w:rPr>
      </w:pPr>
      <w:r>
        <w:rPr>
          <w:sz w:val="18"/>
          <w:szCs w:val="18"/>
          <w:lang w:eastAsia="zh-CN"/>
        </w:rPr>
        <w:t>3.BLE Data Format</w:t>
      </w:r>
      <w:bookmarkEnd w:id="7"/>
    </w:p>
    <w:p w14:paraId="48B6D012" w14:textId="77777777" w:rsidR="00000000" w:rsidRDefault="00753B7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b/>
          <w:sz w:val="18"/>
          <w:szCs w:val="18"/>
        </w:rPr>
        <w:t xml:space="preserve">1. </w:t>
      </w:r>
      <w:r>
        <w:rPr>
          <w:rFonts w:ascii="Arial" w:hAnsi="Arial" w:cs="Arial"/>
          <w:b/>
          <w:sz w:val="18"/>
          <w:szCs w:val="18"/>
        </w:rPr>
        <w:t>Set time</w:t>
      </w:r>
    </w:p>
    <w:p w14:paraId="285914D0" w14:textId="77777777" w:rsidR="00000000" w:rsidRDefault="00753B7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  <w:lang w:eastAsia="zh-CN"/>
        </w:rPr>
        <w:t>Command Format</w:t>
      </w:r>
      <w:r>
        <w:rPr>
          <w:rFonts w:ascii="Arial" w:hAnsi="Arial" w:cs="Arial"/>
          <w:sz w:val="18"/>
          <w:szCs w:val="18"/>
        </w:rPr>
        <w:t>：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b/>
          <w:sz w:val="18"/>
          <w:szCs w:val="18"/>
        </w:rPr>
        <w:t>0x01 AA BB CC DD EE F</w:t>
      </w:r>
      <w:r>
        <w:rPr>
          <w:rFonts w:ascii="Arial" w:hAnsi="Arial" w:cs="Arial"/>
          <w:b/>
          <w:sz w:val="18"/>
          <w:szCs w:val="18"/>
        </w:rPr>
        <w:t>F 00 00 00 00 00 00 00 00 CRC</w:t>
      </w:r>
      <w:r>
        <w:rPr>
          <w:rFonts w:ascii="Arial" w:hAnsi="Arial" w:cs="Arial"/>
          <w:sz w:val="18"/>
          <w:szCs w:val="18"/>
        </w:rPr>
        <w:t xml:space="preserve">  </w:t>
      </w:r>
    </w:p>
    <w:p w14:paraId="7C8033F8" w14:textId="77777777" w:rsidR="00000000" w:rsidRDefault="00753B7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Function</w:t>
      </w:r>
      <w:r>
        <w:rPr>
          <w:rFonts w:ascii="Arial" w:hAnsi="Arial" w:cs="Arial"/>
          <w:sz w:val="18"/>
          <w:szCs w:val="18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sz w:val="18"/>
          <w:szCs w:val="18"/>
          <w:lang w:eastAsia="zh-CN"/>
        </w:rPr>
        <w:t xml:space="preserve">Write  APP current time into the device, totally </w:t>
      </w:r>
      <w:r>
        <w:rPr>
          <w:rFonts w:ascii="Arial" w:hAnsi="Arial" w:cs="Arial"/>
          <w:sz w:val="18"/>
          <w:szCs w:val="18"/>
        </w:rPr>
        <w:t>16bytes</w:t>
      </w:r>
    </w:p>
    <w:p w14:paraId="5D56AB13" w14:textId="77777777" w:rsidR="00000000" w:rsidRDefault="00753B7D" w:rsidP="00753B7D">
      <w:pPr>
        <w:ind w:leftChars="233" w:left="559" w:firstLineChars="100" w:firstLine="195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Description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sz w:val="18"/>
          <w:szCs w:val="18"/>
          <w:lang w:eastAsia="zh-CN"/>
        </w:rPr>
        <w:tab/>
        <w:t>AA</w:t>
      </w:r>
      <w:r>
        <w:rPr>
          <w:rFonts w:ascii="Arial" w:hAnsi="Arial" w:cs="Arial"/>
          <w:sz w:val="18"/>
          <w:szCs w:val="18"/>
          <w:lang w:eastAsia="zh-CN"/>
        </w:rPr>
        <w:t xml:space="preserve"> year</w:t>
      </w:r>
      <w:r>
        <w:rPr>
          <w:rFonts w:ascii="Arial" w:hAnsi="Arial" w:cs="Arial"/>
          <w:sz w:val="18"/>
          <w:szCs w:val="18"/>
          <w:lang w:eastAsia="zh-CN"/>
        </w:rPr>
        <w:t>；</w:t>
      </w:r>
      <w:r>
        <w:rPr>
          <w:rFonts w:ascii="Arial" w:hAnsi="Arial" w:cs="Arial"/>
          <w:sz w:val="18"/>
          <w:szCs w:val="18"/>
          <w:lang w:eastAsia="zh-CN"/>
        </w:rPr>
        <w:t>BB</w:t>
      </w:r>
      <w:r>
        <w:rPr>
          <w:rFonts w:ascii="Arial" w:hAnsi="Arial" w:cs="Arial"/>
          <w:sz w:val="18"/>
          <w:szCs w:val="18"/>
          <w:lang w:eastAsia="zh-CN"/>
        </w:rPr>
        <w:t xml:space="preserve"> month</w:t>
      </w:r>
      <w:r>
        <w:rPr>
          <w:rFonts w:ascii="Arial" w:hAnsi="Arial" w:cs="Arial"/>
          <w:sz w:val="18"/>
          <w:szCs w:val="18"/>
          <w:lang w:eastAsia="zh-CN"/>
        </w:rPr>
        <w:t>；</w:t>
      </w:r>
      <w:r>
        <w:rPr>
          <w:rFonts w:ascii="Arial" w:hAnsi="Arial" w:cs="Arial"/>
          <w:sz w:val="18"/>
          <w:szCs w:val="18"/>
          <w:lang w:eastAsia="zh-CN"/>
        </w:rPr>
        <w:t>CC</w:t>
      </w:r>
      <w:r>
        <w:rPr>
          <w:rFonts w:ascii="Arial" w:hAnsi="Arial" w:cs="Arial"/>
          <w:sz w:val="18"/>
          <w:szCs w:val="18"/>
          <w:lang w:eastAsia="zh-CN"/>
        </w:rPr>
        <w:t xml:space="preserve"> day</w:t>
      </w:r>
      <w:r>
        <w:rPr>
          <w:rFonts w:ascii="Arial" w:hAnsi="Arial" w:cs="Arial"/>
          <w:sz w:val="18"/>
          <w:szCs w:val="18"/>
          <w:lang w:eastAsia="zh-CN"/>
        </w:rPr>
        <w:t>；</w:t>
      </w:r>
      <w:r>
        <w:rPr>
          <w:rFonts w:ascii="Arial" w:hAnsi="Arial" w:cs="Arial"/>
          <w:sz w:val="18"/>
          <w:szCs w:val="18"/>
          <w:lang w:eastAsia="zh-CN"/>
        </w:rPr>
        <w:t>DD</w:t>
      </w:r>
      <w:r>
        <w:rPr>
          <w:rFonts w:ascii="Arial" w:hAnsi="Arial" w:cs="Arial"/>
          <w:sz w:val="18"/>
          <w:szCs w:val="18"/>
          <w:lang w:eastAsia="zh-CN"/>
        </w:rPr>
        <w:t xml:space="preserve"> hour</w:t>
      </w:r>
      <w:r>
        <w:rPr>
          <w:rFonts w:ascii="Arial" w:hAnsi="Arial" w:cs="Arial"/>
          <w:sz w:val="18"/>
          <w:szCs w:val="18"/>
          <w:lang w:eastAsia="zh-CN"/>
        </w:rPr>
        <w:t>；</w:t>
      </w:r>
      <w:r>
        <w:rPr>
          <w:rFonts w:ascii="Arial" w:hAnsi="Arial" w:cs="Arial"/>
          <w:sz w:val="18"/>
          <w:szCs w:val="18"/>
          <w:lang w:eastAsia="zh-CN"/>
        </w:rPr>
        <w:t>EE</w:t>
      </w:r>
      <w:r>
        <w:rPr>
          <w:rFonts w:ascii="Arial" w:hAnsi="Arial" w:cs="Arial"/>
          <w:sz w:val="18"/>
          <w:szCs w:val="18"/>
          <w:lang w:eastAsia="zh-CN"/>
        </w:rPr>
        <w:t xml:space="preserve"> minute</w:t>
      </w:r>
      <w:r>
        <w:rPr>
          <w:rFonts w:ascii="Arial" w:hAnsi="Arial" w:cs="Arial"/>
          <w:sz w:val="18"/>
          <w:szCs w:val="18"/>
          <w:lang w:eastAsia="zh-CN"/>
        </w:rPr>
        <w:t>；</w:t>
      </w:r>
      <w:r>
        <w:rPr>
          <w:rFonts w:ascii="Arial" w:hAnsi="Arial" w:cs="Arial"/>
          <w:sz w:val="18"/>
          <w:szCs w:val="18"/>
          <w:lang w:eastAsia="zh-CN"/>
        </w:rPr>
        <w:t>FF</w:t>
      </w:r>
      <w:r>
        <w:rPr>
          <w:rFonts w:ascii="Arial" w:hAnsi="Arial" w:cs="Arial"/>
          <w:sz w:val="18"/>
          <w:szCs w:val="18"/>
          <w:lang w:eastAsia="zh-CN"/>
        </w:rPr>
        <w:t xml:space="preserve"> second</w:t>
      </w:r>
      <w:r>
        <w:rPr>
          <w:rFonts w:ascii="Arial" w:hAnsi="Arial" w:cs="Arial"/>
          <w:sz w:val="18"/>
          <w:szCs w:val="18"/>
          <w:lang w:eastAsia="zh-CN"/>
        </w:rPr>
        <w:t>。</w:t>
      </w:r>
      <w:r>
        <w:rPr>
          <w:rFonts w:ascii="Arial" w:hAnsi="Arial" w:cs="Arial"/>
          <w:sz w:val="18"/>
          <w:szCs w:val="18"/>
          <w:lang w:eastAsia="zh-CN"/>
        </w:rPr>
        <w:t xml:space="preserve">format is </w:t>
      </w:r>
      <w:r>
        <w:rPr>
          <w:rFonts w:ascii="Arial" w:hAnsi="Arial" w:cs="Arial"/>
          <w:sz w:val="18"/>
          <w:szCs w:val="18"/>
          <w:lang w:eastAsia="zh-CN"/>
        </w:rPr>
        <w:t>BCD</w:t>
      </w:r>
      <w:r>
        <w:rPr>
          <w:rFonts w:ascii="Arial" w:hAnsi="Arial" w:cs="Arial"/>
          <w:sz w:val="18"/>
          <w:szCs w:val="18"/>
          <w:lang w:eastAsia="zh-CN"/>
        </w:rPr>
        <w:t>，</w:t>
      </w:r>
      <w:r>
        <w:rPr>
          <w:rFonts w:ascii="Arial" w:hAnsi="Arial" w:cs="Arial"/>
          <w:sz w:val="18"/>
          <w:szCs w:val="18"/>
          <w:lang w:eastAsia="zh-CN"/>
        </w:rPr>
        <w:t>for example,</w:t>
      </w:r>
      <w:r>
        <w:rPr>
          <w:rFonts w:ascii="Arial" w:hAnsi="Arial" w:cs="Arial"/>
          <w:sz w:val="18"/>
          <w:szCs w:val="18"/>
          <w:lang w:eastAsia="zh-CN"/>
        </w:rPr>
        <w:t>12</w:t>
      </w:r>
      <w:r>
        <w:rPr>
          <w:rFonts w:ascii="Arial" w:hAnsi="Arial" w:cs="Arial"/>
          <w:sz w:val="18"/>
          <w:szCs w:val="18"/>
          <w:lang w:eastAsia="zh-CN"/>
        </w:rPr>
        <w:t xml:space="preserve"> year</w:t>
      </w:r>
      <w:r>
        <w:rPr>
          <w:rFonts w:ascii="Arial" w:hAnsi="Arial" w:cs="Arial"/>
          <w:sz w:val="18"/>
          <w:szCs w:val="18"/>
          <w:lang w:eastAsia="zh-CN"/>
        </w:rPr>
        <w:t>，</w:t>
      </w:r>
      <w:r>
        <w:rPr>
          <w:rFonts w:ascii="Arial" w:hAnsi="Arial" w:cs="Arial"/>
          <w:sz w:val="18"/>
          <w:szCs w:val="18"/>
          <w:lang w:eastAsia="zh-CN"/>
        </w:rPr>
        <w:t>AA = 0x12</w:t>
      </w:r>
    </w:p>
    <w:p w14:paraId="60EDED03" w14:textId="77777777" w:rsidR="00000000" w:rsidRDefault="00753B7D">
      <w:pPr>
        <w:ind w:firstLine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Command response</w:t>
      </w:r>
      <w:r>
        <w:rPr>
          <w:rFonts w:ascii="Arial" w:hAnsi="Arial" w:cs="Arial"/>
          <w:sz w:val="18"/>
          <w:szCs w:val="18"/>
          <w:lang w:eastAsia="zh-CN"/>
        </w:rPr>
        <w:t>：</w:t>
      </w:r>
    </w:p>
    <w:p w14:paraId="22AA889F" w14:textId="77777777" w:rsidR="00000000" w:rsidRDefault="00753B7D">
      <w:pPr>
        <w:ind w:firstLine="720"/>
        <w:rPr>
          <w:rFonts w:ascii="Arial" w:hAnsi="Arial" w:cs="Arial"/>
          <w:b/>
          <w:sz w:val="18"/>
          <w:szCs w:val="18"/>
          <w:lang w:eastAsia="zh-CN"/>
        </w:rPr>
      </w:pPr>
      <w:r>
        <w:rPr>
          <w:rFonts w:ascii="Arial" w:hAnsi="Arial" w:cs="Arial"/>
          <w:bCs/>
          <w:sz w:val="18"/>
          <w:szCs w:val="18"/>
          <w:lang w:eastAsia="zh-CN"/>
        </w:rPr>
        <w:t xml:space="preserve">Check right and execute OK, </w:t>
      </w:r>
      <w:r>
        <w:rPr>
          <w:rFonts w:ascii="Arial" w:hAnsi="Arial" w:cs="Arial"/>
          <w:bCs/>
          <w:sz w:val="18"/>
          <w:szCs w:val="18"/>
          <w:lang w:eastAsia="zh-CN"/>
        </w:rPr>
        <w:t>then return</w:t>
      </w:r>
      <w:r>
        <w:rPr>
          <w:rFonts w:ascii="Arial" w:hAnsi="Arial" w:cs="Arial"/>
          <w:sz w:val="18"/>
          <w:szCs w:val="18"/>
          <w:lang w:eastAsia="zh-CN"/>
        </w:rPr>
        <w:t>: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b/>
          <w:sz w:val="18"/>
          <w:szCs w:val="18"/>
          <w:lang w:eastAsia="zh-CN"/>
        </w:rPr>
        <w:t>0x01 00 00 00 00 00 00 00 00 00 00 00 00 00 00 CRC</w:t>
      </w:r>
    </w:p>
    <w:p w14:paraId="03481142" w14:textId="77777777" w:rsidR="00000000" w:rsidRDefault="00753B7D">
      <w:pPr>
        <w:ind w:firstLine="720"/>
        <w:rPr>
          <w:rFonts w:ascii="Arial" w:hAnsi="Arial" w:cs="Arial"/>
          <w:b/>
          <w:sz w:val="18"/>
          <w:szCs w:val="18"/>
          <w:lang w:eastAsia="zh-CN"/>
        </w:rPr>
      </w:pPr>
      <w:r>
        <w:rPr>
          <w:rFonts w:ascii="Arial" w:hAnsi="Arial" w:cs="Arial"/>
          <w:bCs/>
          <w:sz w:val="18"/>
          <w:szCs w:val="18"/>
          <w:lang w:eastAsia="zh-CN"/>
        </w:rPr>
        <w:t>Check error and execute Fail, then return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b/>
          <w:sz w:val="18"/>
          <w:szCs w:val="18"/>
          <w:lang w:eastAsia="zh-CN"/>
        </w:rPr>
        <w:t>0x81 00 00 00 00 00 00 00 00 00 00 00 00 00 00 CRC</w:t>
      </w:r>
    </w:p>
    <w:p w14:paraId="7ECACE1D" w14:textId="77777777" w:rsidR="00000000" w:rsidRDefault="00753B7D">
      <w:pPr>
        <w:rPr>
          <w:rFonts w:ascii="Arial" w:hAnsi="Arial" w:cs="Arial"/>
          <w:b/>
          <w:sz w:val="18"/>
          <w:szCs w:val="18"/>
          <w:lang w:eastAsia="zh-CN"/>
        </w:rPr>
      </w:pPr>
    </w:p>
    <w:p w14:paraId="45523722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  <w:r>
        <w:rPr>
          <w:rFonts w:ascii="Arial" w:hAnsi="Arial" w:cs="Arial"/>
          <w:b/>
          <w:sz w:val="18"/>
          <w:szCs w:val="18"/>
          <w:lang w:eastAsia="zh-CN"/>
        </w:rPr>
        <w:t>2. Get Time</w:t>
      </w:r>
    </w:p>
    <w:p w14:paraId="7E19E2D9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sz w:val="18"/>
          <w:szCs w:val="18"/>
          <w:lang w:eastAsia="zh-CN"/>
        </w:rPr>
        <w:t>Command Format</w:t>
      </w:r>
      <w:r>
        <w:rPr>
          <w:rFonts w:ascii="Arial" w:hAnsi="Arial" w:cs="Arial"/>
          <w:bCs/>
          <w:sz w:val="18"/>
          <w:szCs w:val="18"/>
          <w:lang w:eastAsia="zh-CN"/>
        </w:rPr>
        <w:t>：</w:t>
      </w:r>
      <w:r>
        <w:rPr>
          <w:rFonts w:ascii="Arial" w:hAnsi="Arial" w:cs="Arial"/>
          <w:bCs/>
          <w:sz w:val="18"/>
          <w:szCs w:val="18"/>
          <w:lang w:eastAsia="zh-CN"/>
        </w:rPr>
        <w:tab/>
        <w:t>0x41 00 00 00 00 00 00 00 00 00 00 00 00 00 00 CRC</w:t>
      </w:r>
      <w:r>
        <w:rPr>
          <w:rFonts w:ascii="Arial" w:hAnsi="Arial" w:cs="Arial"/>
          <w:sz w:val="18"/>
          <w:szCs w:val="18"/>
          <w:lang w:eastAsia="zh-CN"/>
        </w:rPr>
        <w:t xml:space="preserve">  </w:t>
      </w:r>
    </w:p>
    <w:p w14:paraId="42209452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lastRenderedPageBreak/>
        <w:t>Function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 xml:space="preserve">      </w:t>
      </w:r>
      <w:r>
        <w:rPr>
          <w:rFonts w:ascii="Arial" w:hAnsi="Arial" w:cs="Arial"/>
          <w:sz w:val="18"/>
          <w:szCs w:val="18"/>
          <w:lang w:eastAsia="zh-CN"/>
        </w:rPr>
        <w:t xml:space="preserve">                        PC get current time from the device, total 16 bytes.</w:t>
      </w:r>
    </w:p>
    <w:p w14:paraId="76E6E06F" w14:textId="77777777" w:rsidR="00000000" w:rsidRDefault="00753B7D">
      <w:pPr>
        <w:ind w:leftChars="300" w:left="720"/>
        <w:rPr>
          <w:rFonts w:ascii="Arial" w:hAnsi="Arial" w:cs="Arial"/>
          <w:b/>
          <w:bCs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Command response</w:t>
      </w:r>
      <w:r>
        <w:rPr>
          <w:rFonts w:ascii="Arial" w:hAnsi="Arial" w:cs="Arial"/>
          <w:b/>
          <w:bCs/>
          <w:sz w:val="18"/>
          <w:szCs w:val="18"/>
          <w:lang w:eastAsia="zh-CN"/>
        </w:rPr>
        <w:t>：</w:t>
      </w:r>
    </w:p>
    <w:p w14:paraId="123CE994" w14:textId="77777777" w:rsidR="00000000" w:rsidRDefault="00753B7D">
      <w:pPr>
        <w:ind w:leftChars="300" w:left="720"/>
        <w:rPr>
          <w:rFonts w:ascii="Arial" w:hAnsi="Arial" w:cs="Arial"/>
          <w:bCs/>
          <w:sz w:val="18"/>
          <w:szCs w:val="18"/>
          <w:lang w:eastAsia="zh-CN"/>
        </w:rPr>
      </w:pPr>
    </w:p>
    <w:p w14:paraId="45D991EE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Cs/>
          <w:sz w:val="18"/>
          <w:szCs w:val="18"/>
          <w:lang w:eastAsia="zh-CN"/>
        </w:rPr>
        <w:t>Check right and execute OK, then return</w:t>
      </w:r>
      <w:r>
        <w:rPr>
          <w:rFonts w:ascii="Arial" w:hAnsi="Arial" w:cs="Arial"/>
          <w:sz w:val="18"/>
          <w:szCs w:val="18"/>
          <w:lang w:eastAsia="zh-CN"/>
        </w:rPr>
        <w:t xml:space="preserve">: </w:t>
      </w:r>
      <w:r>
        <w:rPr>
          <w:rFonts w:ascii="Arial" w:hAnsi="Arial" w:cs="Arial"/>
          <w:bCs/>
          <w:sz w:val="18"/>
          <w:szCs w:val="18"/>
        </w:rPr>
        <w:t>0x41 AA BB CC DD EE FF 00 00 00 00 00 00 00 00 CRC</w:t>
      </w:r>
    </w:p>
    <w:p w14:paraId="46C03605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Cs/>
          <w:sz w:val="18"/>
          <w:szCs w:val="18"/>
          <w:lang w:eastAsia="zh-CN"/>
        </w:rPr>
        <w:t>Check error and execute Fail, then return</w:t>
      </w:r>
      <w:r>
        <w:rPr>
          <w:rFonts w:ascii="Arial" w:hAnsi="Arial" w:cs="Arial"/>
          <w:sz w:val="18"/>
          <w:szCs w:val="18"/>
          <w:lang w:eastAsia="zh-CN"/>
        </w:rPr>
        <w:t xml:space="preserve">: </w:t>
      </w:r>
      <w:r>
        <w:rPr>
          <w:rFonts w:ascii="Arial" w:hAnsi="Arial" w:cs="Arial"/>
          <w:bCs/>
          <w:sz w:val="18"/>
          <w:szCs w:val="18"/>
        </w:rPr>
        <w:t>0xC1 00 00 00 00 00 00 00</w:t>
      </w:r>
      <w:r>
        <w:rPr>
          <w:rFonts w:ascii="Arial" w:hAnsi="Arial" w:cs="Arial"/>
          <w:bCs/>
          <w:sz w:val="18"/>
          <w:szCs w:val="18"/>
        </w:rPr>
        <w:t xml:space="preserve"> 00 00 00 00 00 00 00 CRC</w:t>
      </w:r>
    </w:p>
    <w:p w14:paraId="56E5407F" w14:textId="77777777" w:rsidR="00000000" w:rsidRDefault="00753B7D">
      <w:pPr>
        <w:ind w:leftChars="300" w:left="1260" w:hangingChars="300" w:hanging="54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Response description</w:t>
      </w:r>
      <w:r>
        <w:rPr>
          <w:rFonts w:ascii="Arial" w:hAnsi="Arial" w:cs="Arial"/>
          <w:sz w:val="18"/>
          <w:szCs w:val="18"/>
        </w:rPr>
        <w:t>：</w:t>
      </w:r>
      <w:r>
        <w:rPr>
          <w:rFonts w:ascii="Arial" w:hAnsi="Arial" w:cs="Arial"/>
          <w:sz w:val="18"/>
          <w:szCs w:val="18"/>
        </w:rPr>
        <w:t>AA</w:t>
      </w:r>
      <w:r>
        <w:rPr>
          <w:rFonts w:ascii="Arial" w:hAnsi="Arial" w:cs="Arial"/>
          <w:sz w:val="18"/>
          <w:szCs w:val="18"/>
          <w:lang w:eastAsia="zh-CN"/>
        </w:rPr>
        <w:t xml:space="preserve"> year</w:t>
      </w:r>
      <w:r>
        <w:rPr>
          <w:rFonts w:ascii="Arial" w:hAnsi="Arial" w:cs="Arial"/>
          <w:sz w:val="18"/>
          <w:szCs w:val="18"/>
        </w:rPr>
        <w:t>；</w:t>
      </w:r>
      <w:r>
        <w:rPr>
          <w:rFonts w:ascii="Arial" w:hAnsi="Arial" w:cs="Arial"/>
          <w:sz w:val="18"/>
          <w:szCs w:val="18"/>
        </w:rPr>
        <w:t>BB</w:t>
      </w:r>
      <w:r>
        <w:rPr>
          <w:rFonts w:ascii="Arial" w:hAnsi="Arial" w:cs="Arial"/>
          <w:sz w:val="18"/>
          <w:szCs w:val="18"/>
          <w:lang w:eastAsia="zh-CN"/>
        </w:rPr>
        <w:t xml:space="preserve"> month</w:t>
      </w:r>
      <w:r>
        <w:rPr>
          <w:rFonts w:ascii="Arial" w:hAnsi="Arial" w:cs="Arial"/>
          <w:sz w:val="18"/>
          <w:szCs w:val="18"/>
        </w:rPr>
        <w:t>；</w:t>
      </w:r>
      <w:r>
        <w:rPr>
          <w:rFonts w:ascii="Arial" w:hAnsi="Arial" w:cs="Arial"/>
          <w:sz w:val="18"/>
          <w:szCs w:val="18"/>
        </w:rPr>
        <w:t>CC</w:t>
      </w:r>
      <w:r>
        <w:rPr>
          <w:rFonts w:ascii="Arial" w:hAnsi="Arial" w:cs="Arial"/>
          <w:sz w:val="18"/>
          <w:szCs w:val="18"/>
          <w:lang w:eastAsia="zh-CN"/>
        </w:rPr>
        <w:t xml:space="preserve"> day</w:t>
      </w:r>
      <w:r>
        <w:rPr>
          <w:rFonts w:ascii="Arial" w:hAnsi="Arial" w:cs="Arial"/>
          <w:sz w:val="18"/>
          <w:szCs w:val="18"/>
        </w:rPr>
        <w:t>；</w:t>
      </w:r>
      <w:r>
        <w:rPr>
          <w:rFonts w:ascii="Arial" w:hAnsi="Arial" w:cs="Arial"/>
          <w:sz w:val="18"/>
          <w:szCs w:val="18"/>
        </w:rPr>
        <w:t>DD</w:t>
      </w:r>
      <w:r>
        <w:rPr>
          <w:rFonts w:ascii="Arial" w:hAnsi="Arial" w:cs="Arial"/>
          <w:sz w:val="18"/>
          <w:szCs w:val="18"/>
          <w:lang w:eastAsia="zh-CN"/>
        </w:rPr>
        <w:t xml:space="preserve"> Hour</w:t>
      </w:r>
      <w:r>
        <w:rPr>
          <w:rFonts w:ascii="Arial" w:hAnsi="Arial" w:cs="Arial"/>
          <w:sz w:val="18"/>
          <w:szCs w:val="18"/>
        </w:rPr>
        <w:t>；</w:t>
      </w:r>
      <w:r>
        <w:rPr>
          <w:rFonts w:ascii="Arial" w:hAnsi="Arial" w:cs="Arial"/>
          <w:sz w:val="18"/>
          <w:szCs w:val="18"/>
        </w:rPr>
        <w:t>EE</w:t>
      </w:r>
      <w:r>
        <w:rPr>
          <w:rFonts w:ascii="Arial" w:hAnsi="Arial" w:cs="Arial"/>
          <w:sz w:val="18"/>
          <w:szCs w:val="18"/>
          <w:lang w:eastAsia="zh-CN"/>
        </w:rPr>
        <w:t xml:space="preserve"> Minute</w:t>
      </w:r>
      <w:r>
        <w:rPr>
          <w:rFonts w:ascii="Arial" w:hAnsi="Arial" w:cs="Arial"/>
          <w:sz w:val="18"/>
          <w:szCs w:val="18"/>
        </w:rPr>
        <w:t>；</w:t>
      </w:r>
      <w:r>
        <w:rPr>
          <w:rFonts w:ascii="Arial" w:hAnsi="Arial" w:cs="Arial"/>
          <w:sz w:val="18"/>
          <w:szCs w:val="18"/>
        </w:rPr>
        <w:t>FF</w:t>
      </w:r>
      <w:r>
        <w:rPr>
          <w:rFonts w:ascii="Arial" w:hAnsi="Arial" w:cs="Arial"/>
          <w:sz w:val="18"/>
          <w:szCs w:val="18"/>
          <w:lang w:eastAsia="zh-CN"/>
        </w:rPr>
        <w:t xml:space="preserve"> Second. The format is BCD</w:t>
      </w:r>
      <w:r>
        <w:rPr>
          <w:rFonts w:ascii="Arial" w:hAnsi="Arial" w:cs="Arial"/>
          <w:sz w:val="18"/>
          <w:szCs w:val="18"/>
          <w:lang w:eastAsia="zh-CN"/>
        </w:rPr>
        <w:t>，</w:t>
      </w:r>
    </w:p>
    <w:p w14:paraId="33E82A72" w14:textId="77777777" w:rsidR="00000000" w:rsidRDefault="00753B7D">
      <w:pPr>
        <w:ind w:leftChars="300" w:left="1260" w:hangingChars="300" w:hanging="54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For example: 12 year</w:t>
      </w:r>
      <w:r>
        <w:rPr>
          <w:rFonts w:ascii="Arial" w:hAnsi="Arial" w:cs="Arial"/>
          <w:sz w:val="18"/>
          <w:szCs w:val="18"/>
          <w:lang w:eastAsia="zh-CN"/>
        </w:rPr>
        <w:t>，</w:t>
      </w:r>
      <w:r>
        <w:rPr>
          <w:rFonts w:ascii="Arial" w:hAnsi="Arial" w:cs="Arial"/>
          <w:sz w:val="18"/>
          <w:szCs w:val="18"/>
          <w:lang w:eastAsia="zh-CN"/>
        </w:rPr>
        <w:t>AA = 0x12</w:t>
      </w:r>
    </w:p>
    <w:p w14:paraId="6CB116E0" w14:textId="77777777" w:rsidR="00000000" w:rsidRDefault="00753B7D">
      <w:pPr>
        <w:ind w:leftChars="200" w:left="480"/>
        <w:rPr>
          <w:rFonts w:ascii="Arial" w:hAnsi="Arial" w:cs="Arial"/>
          <w:b/>
          <w:sz w:val="18"/>
          <w:szCs w:val="18"/>
          <w:lang w:eastAsia="zh-CN"/>
        </w:rPr>
      </w:pPr>
    </w:p>
    <w:p w14:paraId="60C789CE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sz w:val="18"/>
          <w:szCs w:val="18"/>
          <w:lang w:eastAsia="zh-CN"/>
        </w:rPr>
        <w:t>3. Set Personal Information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 xml:space="preserve"> </w:t>
      </w:r>
    </w:p>
    <w:p w14:paraId="61FE9C8B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Command Format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bCs/>
          <w:sz w:val="18"/>
          <w:szCs w:val="18"/>
          <w:lang w:eastAsia="zh-CN"/>
        </w:rPr>
        <w:t>0x02 AA BB CC DD EE 00 00 00 00 00 00 00 00 00 CRC</w:t>
      </w:r>
    </w:p>
    <w:p w14:paraId="7FC8723C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sz w:val="18"/>
          <w:szCs w:val="18"/>
          <w:lang w:eastAsia="zh-CN"/>
        </w:rPr>
        <w:t>Function</w:t>
      </w:r>
      <w:r>
        <w:rPr>
          <w:rFonts w:ascii="Arial" w:hAnsi="Arial" w:cs="Arial"/>
          <w:b/>
          <w:sz w:val="18"/>
          <w:szCs w:val="18"/>
          <w:lang w:eastAsia="zh-CN"/>
        </w:rPr>
        <w:t>：</w:t>
      </w:r>
      <w:r>
        <w:rPr>
          <w:rFonts w:ascii="Arial" w:hAnsi="Arial" w:cs="Arial"/>
          <w:bCs/>
          <w:sz w:val="18"/>
          <w:szCs w:val="18"/>
          <w:lang w:eastAsia="zh-CN"/>
        </w:rPr>
        <w:t>Set personal information to the pedometer</w:t>
      </w:r>
    </w:p>
    <w:p w14:paraId="47D35DA9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Description</w:t>
      </w:r>
      <w:r>
        <w:rPr>
          <w:rFonts w:ascii="Arial" w:hAnsi="Arial" w:cs="Arial"/>
          <w:b/>
          <w:bCs/>
          <w:sz w:val="18"/>
          <w:szCs w:val="18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 xml:space="preserve"> </w:t>
      </w:r>
      <w:r>
        <w:rPr>
          <w:rFonts w:ascii="Arial" w:hAnsi="Arial" w:cs="Arial"/>
          <w:sz w:val="18"/>
          <w:szCs w:val="18"/>
        </w:rPr>
        <w:t>AA:</w:t>
      </w:r>
      <w:r>
        <w:rPr>
          <w:rFonts w:ascii="Arial" w:hAnsi="Arial" w:cs="Arial"/>
          <w:sz w:val="18"/>
          <w:szCs w:val="18"/>
          <w:lang w:eastAsia="zh-CN"/>
        </w:rPr>
        <w:t>gender</w:t>
      </w:r>
      <w:r>
        <w:rPr>
          <w:rFonts w:ascii="Arial" w:hAnsi="Arial" w:cs="Arial"/>
          <w:sz w:val="18"/>
          <w:szCs w:val="18"/>
        </w:rPr>
        <w:t>（</w:t>
      </w:r>
      <w:r>
        <w:rPr>
          <w:rFonts w:ascii="Arial" w:hAnsi="Arial" w:cs="Arial"/>
          <w:sz w:val="18"/>
          <w:szCs w:val="18"/>
        </w:rPr>
        <w:t>0</w:t>
      </w:r>
      <w:r>
        <w:rPr>
          <w:rFonts w:ascii="Arial" w:hAnsi="Arial" w:cs="Arial"/>
          <w:sz w:val="18"/>
          <w:szCs w:val="18"/>
          <w:lang w:eastAsia="zh-CN"/>
        </w:rPr>
        <w:t xml:space="preserve"> stands for female</w:t>
      </w:r>
      <w:r>
        <w:rPr>
          <w:rFonts w:ascii="Arial" w:hAnsi="Arial" w:cs="Arial"/>
          <w:sz w:val="18"/>
          <w:szCs w:val="18"/>
        </w:rPr>
        <w:t>，</w:t>
      </w:r>
      <w:r>
        <w:rPr>
          <w:rFonts w:ascii="Arial" w:hAnsi="Arial" w:cs="Arial"/>
          <w:sz w:val="18"/>
          <w:szCs w:val="18"/>
        </w:rPr>
        <w:t>1</w:t>
      </w:r>
      <w:r>
        <w:rPr>
          <w:rFonts w:ascii="Arial" w:hAnsi="Arial" w:cs="Arial"/>
          <w:sz w:val="18"/>
          <w:szCs w:val="18"/>
          <w:lang w:eastAsia="zh-CN"/>
        </w:rPr>
        <w:t xml:space="preserve"> stands for male</w:t>
      </w:r>
      <w:r>
        <w:rPr>
          <w:rFonts w:ascii="Arial" w:hAnsi="Arial" w:cs="Arial"/>
          <w:sz w:val="18"/>
          <w:szCs w:val="18"/>
        </w:rPr>
        <w:t>），</w:t>
      </w:r>
      <w:r>
        <w:rPr>
          <w:rFonts w:ascii="Arial" w:hAnsi="Arial" w:cs="Arial"/>
          <w:sz w:val="18"/>
          <w:szCs w:val="18"/>
        </w:rPr>
        <w:t>BB:</w:t>
      </w:r>
      <w:r>
        <w:rPr>
          <w:rFonts w:ascii="Arial" w:hAnsi="Arial" w:cs="Arial"/>
          <w:sz w:val="18"/>
          <w:szCs w:val="18"/>
          <w:lang w:eastAsia="zh-CN"/>
        </w:rPr>
        <w:t>age</w:t>
      </w:r>
      <w:r>
        <w:rPr>
          <w:rFonts w:ascii="Arial" w:hAnsi="Arial" w:cs="Arial"/>
          <w:sz w:val="18"/>
          <w:szCs w:val="18"/>
        </w:rPr>
        <w:t>，</w:t>
      </w:r>
      <w:r>
        <w:rPr>
          <w:rFonts w:ascii="Arial" w:hAnsi="Arial" w:cs="Arial"/>
          <w:sz w:val="18"/>
          <w:szCs w:val="18"/>
        </w:rPr>
        <w:t>CC:</w:t>
      </w:r>
      <w:r>
        <w:rPr>
          <w:rFonts w:ascii="Arial" w:hAnsi="Arial" w:cs="Arial"/>
          <w:sz w:val="18"/>
          <w:szCs w:val="18"/>
          <w:lang w:eastAsia="zh-CN"/>
        </w:rPr>
        <w:t>height</w:t>
      </w:r>
      <w:r>
        <w:rPr>
          <w:rFonts w:ascii="Arial" w:hAnsi="Arial" w:cs="Arial"/>
          <w:sz w:val="18"/>
          <w:szCs w:val="18"/>
        </w:rPr>
        <w:t>，</w:t>
      </w:r>
      <w:r>
        <w:rPr>
          <w:rFonts w:ascii="Arial" w:hAnsi="Arial" w:cs="Arial"/>
          <w:sz w:val="18"/>
          <w:szCs w:val="18"/>
        </w:rPr>
        <w:t>DD:</w:t>
      </w:r>
      <w:r>
        <w:rPr>
          <w:rFonts w:ascii="Arial" w:hAnsi="Arial" w:cs="Arial"/>
          <w:sz w:val="18"/>
          <w:szCs w:val="18"/>
          <w:lang w:eastAsia="zh-CN"/>
        </w:rPr>
        <w:t>weight</w:t>
      </w:r>
      <w:r>
        <w:rPr>
          <w:rFonts w:ascii="Arial" w:hAnsi="Arial" w:cs="Arial"/>
          <w:sz w:val="18"/>
          <w:szCs w:val="18"/>
        </w:rPr>
        <w:t>，</w:t>
      </w:r>
    </w:p>
    <w:p w14:paraId="12BCEB99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EE:</w:t>
      </w:r>
      <w:r>
        <w:rPr>
          <w:rFonts w:ascii="Arial" w:hAnsi="Arial" w:cs="Arial"/>
          <w:sz w:val="18"/>
          <w:szCs w:val="18"/>
          <w:lang w:eastAsia="zh-CN"/>
        </w:rPr>
        <w:t>stride length</w:t>
      </w:r>
      <w:r>
        <w:rPr>
          <w:rFonts w:ascii="Arial" w:hAnsi="Arial" w:cs="Arial"/>
          <w:sz w:val="18"/>
          <w:szCs w:val="18"/>
        </w:rPr>
        <w:t>；</w:t>
      </w:r>
    </w:p>
    <w:p w14:paraId="74A6FFD5" w14:textId="77777777" w:rsidR="00000000" w:rsidRDefault="00753B7D">
      <w:pPr>
        <w:ind w:leftChars="300" w:left="720"/>
        <w:rPr>
          <w:rFonts w:ascii="Arial" w:hAnsi="Arial" w:cs="Arial"/>
          <w:b/>
          <w:bCs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Command response</w:t>
      </w:r>
      <w:r>
        <w:rPr>
          <w:rFonts w:ascii="Arial" w:hAnsi="Arial" w:cs="Arial"/>
          <w:b/>
          <w:bCs/>
          <w:sz w:val="18"/>
          <w:szCs w:val="18"/>
          <w:lang w:eastAsia="zh-CN"/>
        </w:rPr>
        <w:t>：</w:t>
      </w:r>
    </w:p>
    <w:p w14:paraId="45B17182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  <w:r>
        <w:rPr>
          <w:rFonts w:ascii="Arial" w:hAnsi="Arial" w:cs="Arial"/>
          <w:bCs/>
          <w:sz w:val="18"/>
          <w:szCs w:val="18"/>
          <w:lang w:eastAsia="zh-CN"/>
        </w:rPr>
        <w:t xml:space="preserve">Check right and execute OK, then return: 0x02 00 00 00 00 00 00 00 00 00 00 00 00 00 00 </w:t>
      </w:r>
      <w:r>
        <w:rPr>
          <w:rFonts w:ascii="Arial" w:hAnsi="Arial" w:cs="Arial"/>
          <w:bCs/>
          <w:sz w:val="18"/>
          <w:szCs w:val="18"/>
          <w:lang w:eastAsia="zh-CN"/>
        </w:rPr>
        <w:t>CRC</w:t>
      </w:r>
    </w:p>
    <w:p w14:paraId="435C6E0E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  <w:r>
        <w:rPr>
          <w:rFonts w:ascii="Arial" w:hAnsi="Arial" w:cs="Arial"/>
          <w:bCs/>
          <w:sz w:val="18"/>
          <w:szCs w:val="18"/>
          <w:lang w:eastAsia="zh-CN"/>
        </w:rPr>
        <w:t>Check error and execute Fail, then return:0x82 00 00 00 00 00 00 00 00 00 00 00 00 00 00 CRC</w:t>
      </w:r>
    </w:p>
    <w:p w14:paraId="4BF6E328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</w:p>
    <w:p w14:paraId="597547BA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4. </w:t>
      </w:r>
      <w:r>
        <w:rPr>
          <w:rFonts w:ascii="Arial" w:hAnsi="Arial" w:cs="Arial"/>
          <w:b/>
          <w:sz w:val="18"/>
          <w:szCs w:val="18"/>
          <w:lang w:eastAsia="zh-CN"/>
        </w:rPr>
        <w:t>Get user personal setting information:</w:t>
      </w:r>
    </w:p>
    <w:p w14:paraId="034D8E61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Command Format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 xml:space="preserve"> </w:t>
      </w:r>
      <w:r>
        <w:rPr>
          <w:rFonts w:ascii="Arial" w:hAnsi="Arial" w:cs="Arial"/>
          <w:bCs/>
          <w:sz w:val="18"/>
          <w:szCs w:val="18"/>
          <w:lang w:eastAsia="zh-CN"/>
        </w:rPr>
        <w:t>0x42 00 00 00 00 00 00 00 00 00 00 00 00 00 00 CRC</w:t>
      </w:r>
    </w:p>
    <w:p w14:paraId="515BD09E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sz w:val="18"/>
          <w:szCs w:val="18"/>
          <w:lang w:eastAsia="zh-CN"/>
        </w:rPr>
        <w:t>Function</w:t>
      </w:r>
      <w:r>
        <w:rPr>
          <w:rFonts w:ascii="Arial" w:hAnsi="Arial" w:cs="Arial"/>
          <w:b/>
          <w:sz w:val="18"/>
          <w:szCs w:val="18"/>
          <w:lang w:eastAsia="zh-CN"/>
        </w:rPr>
        <w:t>：</w:t>
      </w:r>
      <w:r>
        <w:rPr>
          <w:rFonts w:ascii="Arial" w:hAnsi="Arial" w:cs="Arial"/>
          <w:b/>
          <w:sz w:val="18"/>
          <w:szCs w:val="18"/>
          <w:lang w:eastAsia="zh-CN"/>
        </w:rPr>
        <w:t xml:space="preserve"> </w:t>
      </w:r>
      <w:r>
        <w:rPr>
          <w:rFonts w:ascii="Arial" w:hAnsi="Arial" w:cs="Arial"/>
          <w:sz w:val="18"/>
          <w:szCs w:val="18"/>
          <w:lang w:eastAsia="zh-CN"/>
        </w:rPr>
        <w:t xml:space="preserve">PC read user personal information from </w:t>
      </w:r>
      <w:r>
        <w:rPr>
          <w:rFonts w:ascii="Arial" w:hAnsi="Arial" w:cs="Arial"/>
          <w:sz w:val="18"/>
          <w:szCs w:val="18"/>
          <w:lang w:eastAsia="zh-CN"/>
        </w:rPr>
        <w:t xml:space="preserve">device.    </w:t>
      </w:r>
    </w:p>
    <w:p w14:paraId="4A5F0BC7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Command response</w:t>
      </w:r>
      <w:r>
        <w:rPr>
          <w:rFonts w:ascii="Arial" w:hAnsi="Arial" w:cs="Arial"/>
          <w:sz w:val="18"/>
          <w:szCs w:val="18"/>
          <w:lang w:eastAsia="zh-CN"/>
        </w:rPr>
        <w:t>：</w:t>
      </w:r>
    </w:p>
    <w:p w14:paraId="3B539B9F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Cs/>
          <w:sz w:val="18"/>
          <w:szCs w:val="18"/>
          <w:lang w:eastAsia="zh-CN"/>
        </w:rPr>
        <w:t xml:space="preserve">Check right and execute OK, then return: </w:t>
      </w:r>
      <w:r>
        <w:rPr>
          <w:rFonts w:ascii="Arial" w:hAnsi="Arial" w:cs="Arial"/>
          <w:b/>
          <w:sz w:val="18"/>
          <w:szCs w:val="18"/>
        </w:rPr>
        <w:t>0x42 AA BB CC DD EE FF GG HH II JJ KK 00 00 00 CRC</w:t>
      </w:r>
    </w:p>
    <w:p w14:paraId="118603CC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sz w:val="18"/>
          <w:szCs w:val="18"/>
          <w:lang w:eastAsia="zh-CN"/>
        </w:rPr>
        <w:t xml:space="preserve">Check error and execute Fail, then return:  </w:t>
      </w:r>
      <w:r>
        <w:rPr>
          <w:rFonts w:ascii="Arial" w:hAnsi="Arial" w:cs="Arial"/>
          <w:b/>
          <w:sz w:val="18"/>
          <w:szCs w:val="18"/>
        </w:rPr>
        <w:t>0xC2 00 00 00 00 00 00 00 00 00 00 00 00 00 00 CRC</w:t>
      </w:r>
    </w:p>
    <w:p w14:paraId="5D4C6533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</w:rPr>
      </w:pPr>
    </w:p>
    <w:p w14:paraId="56D3494A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Response description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>AA:gender</w:t>
      </w:r>
      <w:r>
        <w:rPr>
          <w:rFonts w:ascii="Arial" w:hAnsi="Arial" w:cs="Arial"/>
          <w:sz w:val="18"/>
          <w:szCs w:val="18"/>
          <w:lang w:eastAsia="zh-CN"/>
        </w:rPr>
        <w:t>（</w:t>
      </w:r>
      <w:r>
        <w:rPr>
          <w:rFonts w:ascii="Arial" w:hAnsi="Arial" w:cs="Arial"/>
          <w:sz w:val="18"/>
          <w:szCs w:val="18"/>
        </w:rPr>
        <w:t>0</w:t>
      </w:r>
      <w:r>
        <w:rPr>
          <w:rFonts w:ascii="Arial" w:hAnsi="Arial" w:cs="Arial"/>
          <w:sz w:val="18"/>
          <w:szCs w:val="18"/>
          <w:lang w:eastAsia="zh-CN"/>
        </w:rPr>
        <w:t xml:space="preserve"> stand</w:t>
      </w:r>
      <w:r>
        <w:rPr>
          <w:rFonts w:ascii="Arial" w:hAnsi="Arial" w:cs="Arial"/>
          <w:sz w:val="18"/>
          <w:szCs w:val="18"/>
          <w:lang w:eastAsia="zh-CN"/>
        </w:rPr>
        <w:t>s for female</w:t>
      </w:r>
      <w:r>
        <w:rPr>
          <w:rFonts w:ascii="Arial" w:hAnsi="Arial" w:cs="Arial"/>
          <w:sz w:val="18"/>
          <w:szCs w:val="18"/>
        </w:rPr>
        <w:t>，</w:t>
      </w:r>
      <w:r>
        <w:rPr>
          <w:rFonts w:ascii="Arial" w:hAnsi="Arial" w:cs="Arial"/>
          <w:sz w:val="18"/>
          <w:szCs w:val="18"/>
        </w:rPr>
        <w:t>1</w:t>
      </w:r>
      <w:r>
        <w:rPr>
          <w:rFonts w:ascii="Arial" w:hAnsi="Arial" w:cs="Arial"/>
          <w:sz w:val="18"/>
          <w:szCs w:val="18"/>
          <w:lang w:eastAsia="zh-CN"/>
        </w:rPr>
        <w:t xml:space="preserve"> stands for male</w:t>
      </w:r>
      <w:r>
        <w:rPr>
          <w:rFonts w:ascii="Arial" w:hAnsi="Arial" w:cs="Arial"/>
          <w:sz w:val="18"/>
          <w:szCs w:val="18"/>
          <w:lang w:eastAsia="zh-CN"/>
        </w:rPr>
        <w:t>），</w:t>
      </w:r>
      <w:r>
        <w:rPr>
          <w:rFonts w:ascii="Arial" w:hAnsi="Arial" w:cs="Arial"/>
          <w:sz w:val="18"/>
          <w:szCs w:val="18"/>
          <w:lang w:eastAsia="zh-CN"/>
        </w:rPr>
        <w:t>BB:age</w:t>
      </w:r>
      <w:r>
        <w:rPr>
          <w:rFonts w:ascii="Arial" w:hAnsi="Arial" w:cs="Arial"/>
          <w:sz w:val="18"/>
          <w:szCs w:val="18"/>
          <w:lang w:eastAsia="zh-CN"/>
        </w:rPr>
        <w:t>，</w:t>
      </w:r>
      <w:r>
        <w:rPr>
          <w:rFonts w:ascii="Arial" w:hAnsi="Arial" w:cs="Arial"/>
          <w:sz w:val="18"/>
          <w:szCs w:val="18"/>
          <w:lang w:eastAsia="zh-CN"/>
        </w:rPr>
        <w:t>CC:Height</w:t>
      </w:r>
      <w:r>
        <w:rPr>
          <w:rFonts w:ascii="Arial" w:hAnsi="Arial" w:cs="Arial"/>
          <w:sz w:val="18"/>
          <w:szCs w:val="18"/>
          <w:lang w:eastAsia="zh-CN"/>
        </w:rPr>
        <w:t>，</w:t>
      </w:r>
      <w:r>
        <w:rPr>
          <w:rFonts w:ascii="Arial" w:hAnsi="Arial" w:cs="Arial"/>
          <w:sz w:val="18"/>
          <w:szCs w:val="18"/>
          <w:lang w:eastAsia="zh-CN"/>
        </w:rPr>
        <w:t>DD:Weight</w:t>
      </w:r>
      <w:r>
        <w:rPr>
          <w:rFonts w:ascii="Arial" w:hAnsi="Arial" w:cs="Arial"/>
          <w:sz w:val="18"/>
          <w:szCs w:val="18"/>
          <w:lang w:eastAsia="zh-CN"/>
        </w:rPr>
        <w:t>，</w:t>
      </w:r>
      <w:r>
        <w:rPr>
          <w:rFonts w:ascii="Arial" w:hAnsi="Arial" w:cs="Arial"/>
          <w:sz w:val="18"/>
          <w:szCs w:val="18"/>
          <w:lang w:eastAsia="zh-CN"/>
        </w:rPr>
        <w:t>EE:stride length</w:t>
      </w:r>
      <w:r>
        <w:rPr>
          <w:rFonts w:ascii="Arial" w:hAnsi="Arial" w:cs="Arial"/>
          <w:sz w:val="18"/>
          <w:szCs w:val="18"/>
          <w:lang w:eastAsia="zh-CN"/>
        </w:rPr>
        <w:t>，</w:t>
      </w:r>
      <w:r>
        <w:rPr>
          <w:rFonts w:ascii="Arial" w:hAnsi="Arial" w:cs="Arial"/>
          <w:sz w:val="18"/>
          <w:szCs w:val="18"/>
          <w:lang w:eastAsia="zh-CN"/>
        </w:rPr>
        <w:t>FF</w:t>
      </w:r>
      <w:r>
        <w:rPr>
          <w:rFonts w:ascii="Arial" w:hAnsi="Arial" w:cs="Arial"/>
          <w:sz w:val="18"/>
          <w:szCs w:val="18"/>
        </w:rPr>
        <w:sym w:font="Wingdings" w:char="F0E0"/>
      </w:r>
      <w:r>
        <w:rPr>
          <w:rFonts w:ascii="Arial" w:hAnsi="Arial" w:cs="Arial"/>
          <w:sz w:val="18"/>
          <w:szCs w:val="18"/>
          <w:lang w:eastAsia="zh-CN"/>
        </w:rPr>
        <w:t xml:space="preserve">KK is the device ID code in 6 bytes, high bytes in front. </w:t>
      </w:r>
    </w:p>
    <w:p w14:paraId="02AF8E14" w14:textId="77777777" w:rsidR="00000000" w:rsidRDefault="00753B7D">
      <w:pPr>
        <w:ind w:leftChars="100" w:left="240"/>
        <w:rPr>
          <w:rFonts w:ascii="Arial" w:hAnsi="Arial" w:cs="Arial"/>
          <w:sz w:val="18"/>
          <w:szCs w:val="18"/>
          <w:lang w:eastAsia="zh-CN"/>
        </w:rPr>
      </w:pPr>
    </w:p>
    <w:p w14:paraId="23EA41DA" w14:textId="77777777" w:rsidR="00000000" w:rsidRDefault="00753B7D">
      <w:pPr>
        <w:ind w:leftChars="300" w:left="720"/>
        <w:rPr>
          <w:rFonts w:ascii="Arial" w:hAnsi="Arial" w:cs="Arial"/>
          <w:b/>
          <w:sz w:val="15"/>
          <w:szCs w:val="15"/>
          <w:lang w:eastAsia="zh-CN"/>
        </w:rPr>
      </w:pPr>
      <w:r>
        <w:rPr>
          <w:rFonts w:ascii="Arial" w:hAnsi="Arial" w:cs="Arial"/>
          <w:b/>
          <w:sz w:val="15"/>
          <w:szCs w:val="15"/>
          <w:lang w:eastAsia="zh-CN"/>
        </w:rPr>
        <w:t>5. Get detailed current day’s activity data</w:t>
      </w:r>
      <w:r>
        <w:rPr>
          <w:rFonts w:ascii="Arial" w:hAnsi="Arial" w:cs="Arial"/>
          <w:b/>
          <w:sz w:val="15"/>
          <w:szCs w:val="15"/>
          <w:lang w:eastAsia="zh-CN"/>
        </w:rPr>
        <w:t>：</w:t>
      </w:r>
      <w:r>
        <w:rPr>
          <w:rFonts w:ascii="Arial" w:hAnsi="Arial" w:cs="Arial"/>
          <w:b/>
          <w:sz w:val="15"/>
          <w:szCs w:val="15"/>
          <w:lang w:eastAsia="zh-CN"/>
        </w:rPr>
        <w:t xml:space="preserve"> </w:t>
      </w:r>
    </w:p>
    <w:p w14:paraId="6CECFE98" w14:textId="77777777" w:rsidR="00000000" w:rsidRDefault="00753B7D">
      <w:pPr>
        <w:ind w:leftChars="300" w:left="720"/>
        <w:rPr>
          <w:rFonts w:ascii="Arial" w:hAnsi="Arial" w:cs="Arial"/>
          <w:sz w:val="15"/>
          <w:szCs w:val="15"/>
          <w:lang w:eastAsia="zh-CN"/>
        </w:rPr>
      </w:pPr>
      <w:r>
        <w:rPr>
          <w:rFonts w:ascii="Arial" w:hAnsi="Arial" w:cs="Arial"/>
          <w:b/>
          <w:bCs/>
          <w:sz w:val="15"/>
          <w:szCs w:val="15"/>
          <w:lang w:eastAsia="zh-CN"/>
        </w:rPr>
        <w:t>Command format</w:t>
      </w:r>
      <w:r>
        <w:rPr>
          <w:rFonts w:ascii="Arial" w:hAnsi="Arial" w:cs="Arial"/>
          <w:b/>
          <w:bCs/>
          <w:sz w:val="15"/>
          <w:szCs w:val="15"/>
          <w:lang w:eastAsia="zh-CN"/>
        </w:rPr>
        <w:t>：</w:t>
      </w:r>
      <w:r>
        <w:rPr>
          <w:rFonts w:ascii="Arial" w:hAnsi="Arial" w:cs="Arial"/>
          <w:sz w:val="15"/>
          <w:szCs w:val="15"/>
          <w:lang w:eastAsia="zh-CN"/>
        </w:rPr>
        <w:t xml:space="preserve"> </w:t>
      </w:r>
      <w:r>
        <w:rPr>
          <w:rFonts w:ascii="Arial" w:hAnsi="Arial" w:cs="Arial"/>
          <w:bCs/>
          <w:sz w:val="15"/>
          <w:szCs w:val="15"/>
          <w:lang w:eastAsia="zh-CN"/>
        </w:rPr>
        <w:t xml:space="preserve">0x43 AA 00 00 00 00 00 00 00 00 00 00 00 00 00 CRC </w:t>
      </w:r>
    </w:p>
    <w:p w14:paraId="5AEFF91D" w14:textId="77777777" w:rsidR="00000000" w:rsidRDefault="00753B7D">
      <w:pPr>
        <w:autoSpaceDN w:val="0"/>
        <w:spacing w:before="45" w:after="45" w:line="270" w:lineRule="atLeast"/>
        <w:rPr>
          <w:rFonts w:ascii="Arial" w:hAnsi="Arial" w:cs="Arial"/>
          <w:sz w:val="15"/>
          <w:szCs w:val="15"/>
          <w:lang w:eastAsia="zh-CN"/>
        </w:rPr>
      </w:pPr>
      <w:r>
        <w:rPr>
          <w:rFonts w:ascii="Arial" w:hAnsi="Arial" w:cs="Arial"/>
          <w:sz w:val="15"/>
          <w:szCs w:val="15"/>
          <w:lang w:eastAsia="zh-CN"/>
        </w:rPr>
        <w:t xml:space="preserve">   </w:t>
      </w:r>
      <w:r>
        <w:rPr>
          <w:rFonts w:ascii="Arial" w:hAnsi="Arial" w:cs="Arial"/>
          <w:sz w:val="15"/>
          <w:szCs w:val="15"/>
          <w:lang w:eastAsia="zh-CN"/>
        </w:rPr>
        <w:t xml:space="preserve">            </w:t>
      </w:r>
      <w:r>
        <w:rPr>
          <w:rFonts w:ascii="Arial" w:hAnsi="Arial" w:cs="Arial"/>
          <w:b/>
          <w:bCs/>
          <w:sz w:val="15"/>
          <w:szCs w:val="15"/>
          <w:lang w:eastAsia="zh-CN"/>
        </w:rPr>
        <w:t xml:space="preserve"> Function</w:t>
      </w:r>
      <w:r>
        <w:rPr>
          <w:rFonts w:ascii="Arial" w:hAnsi="Arial" w:cs="Arial"/>
          <w:sz w:val="15"/>
          <w:szCs w:val="15"/>
          <w:lang w:eastAsia="zh-CN"/>
        </w:rPr>
        <w:t>：</w:t>
      </w:r>
      <w:r>
        <w:rPr>
          <w:rFonts w:ascii="Arial" w:hAnsi="Arial" w:cs="Arial"/>
          <w:sz w:val="15"/>
          <w:szCs w:val="15"/>
          <w:lang w:eastAsia="zh-CN"/>
        </w:rPr>
        <w:t>read the device detailed current day activity data;</w:t>
      </w:r>
    </w:p>
    <w:p w14:paraId="4334BCF4" w14:textId="77777777" w:rsidR="00000000" w:rsidRDefault="00753B7D">
      <w:pPr>
        <w:ind w:leftChars="300" w:left="720"/>
        <w:rPr>
          <w:rFonts w:ascii="Arial" w:hAnsi="Arial" w:cs="Arial"/>
          <w:sz w:val="15"/>
          <w:szCs w:val="15"/>
          <w:lang w:eastAsia="zh-CN"/>
        </w:rPr>
      </w:pPr>
      <w:r>
        <w:rPr>
          <w:rFonts w:ascii="Arial" w:hAnsi="Arial" w:cs="Arial"/>
          <w:b/>
          <w:bCs/>
          <w:sz w:val="15"/>
          <w:szCs w:val="15"/>
          <w:lang w:eastAsia="zh-CN"/>
        </w:rPr>
        <w:t>Description</w:t>
      </w:r>
      <w:r>
        <w:rPr>
          <w:rFonts w:ascii="Arial" w:hAnsi="Arial" w:cs="Arial"/>
          <w:b/>
          <w:bCs/>
          <w:sz w:val="15"/>
          <w:szCs w:val="15"/>
          <w:lang w:eastAsia="zh-CN"/>
        </w:rPr>
        <w:t>：</w:t>
      </w:r>
      <w:r>
        <w:rPr>
          <w:rFonts w:ascii="Arial" w:hAnsi="Arial" w:cs="Arial"/>
          <w:sz w:val="15"/>
          <w:szCs w:val="15"/>
          <w:lang w:eastAsia="zh-CN"/>
        </w:rPr>
        <w:t>AA stands for data of the specified day, 0 stands for current day’s data,</w:t>
      </w:r>
    </w:p>
    <w:p w14:paraId="5941BA4D" w14:textId="77777777" w:rsidR="00000000" w:rsidRDefault="00753B7D">
      <w:pPr>
        <w:ind w:leftChars="300" w:left="720"/>
        <w:rPr>
          <w:rFonts w:ascii="Arial" w:hAnsi="Arial" w:cs="Arial"/>
          <w:sz w:val="15"/>
          <w:szCs w:val="15"/>
          <w:lang w:eastAsia="zh-CN"/>
        </w:rPr>
      </w:pPr>
      <w:r>
        <w:rPr>
          <w:rFonts w:ascii="Arial" w:hAnsi="Arial" w:cs="Arial"/>
          <w:sz w:val="15"/>
          <w:szCs w:val="15"/>
          <w:lang w:eastAsia="zh-CN"/>
        </w:rPr>
        <w:t>1 stands for data of 1 day ago, 2 stands for data of 2 day ago,and so on</w:t>
      </w:r>
      <w:r>
        <w:rPr>
          <w:rFonts w:ascii="Arial" w:hAnsi="Arial" w:cs="Arial"/>
          <w:sz w:val="15"/>
          <w:szCs w:val="15"/>
          <w:lang w:eastAsia="zh-CN"/>
        </w:rPr>
        <w:t>，</w:t>
      </w:r>
      <w:r>
        <w:rPr>
          <w:rFonts w:ascii="Arial" w:hAnsi="Arial" w:cs="Arial"/>
          <w:sz w:val="15"/>
          <w:szCs w:val="15"/>
          <w:lang w:eastAsia="zh-CN"/>
        </w:rPr>
        <w:t>.....29 stands for data</w:t>
      </w:r>
      <w:r>
        <w:rPr>
          <w:rFonts w:ascii="Arial" w:hAnsi="Arial" w:cs="Arial"/>
          <w:sz w:val="15"/>
          <w:szCs w:val="15"/>
          <w:lang w:eastAsia="zh-CN"/>
        </w:rPr>
        <w:t xml:space="preserve"> of 29 </w:t>
      </w:r>
    </w:p>
    <w:p w14:paraId="4994F7C2" w14:textId="77777777" w:rsidR="00000000" w:rsidRDefault="00753B7D">
      <w:pPr>
        <w:ind w:leftChars="300" w:left="720"/>
        <w:rPr>
          <w:rFonts w:ascii="Arial" w:hAnsi="Arial" w:cs="Arial"/>
          <w:sz w:val="15"/>
          <w:szCs w:val="15"/>
          <w:lang w:eastAsia="zh-CN"/>
        </w:rPr>
      </w:pPr>
      <w:r>
        <w:rPr>
          <w:rFonts w:ascii="Arial" w:hAnsi="Arial" w:cs="Arial"/>
          <w:sz w:val="15"/>
          <w:szCs w:val="15"/>
          <w:lang w:eastAsia="zh-CN"/>
        </w:rPr>
        <w:t>day ago, the device with 30 days memory.</w:t>
      </w:r>
    </w:p>
    <w:p w14:paraId="72F1BADE" w14:textId="77777777" w:rsidR="00000000" w:rsidRDefault="00753B7D">
      <w:pPr>
        <w:ind w:leftChars="300" w:left="720"/>
        <w:rPr>
          <w:rFonts w:ascii="Arial" w:hAnsi="Arial" w:cs="Arial"/>
          <w:sz w:val="15"/>
          <w:szCs w:val="15"/>
          <w:lang w:eastAsia="zh-CN"/>
        </w:rPr>
      </w:pPr>
    </w:p>
    <w:p w14:paraId="3E9ADE58" w14:textId="77777777" w:rsidR="00000000" w:rsidRDefault="00753B7D">
      <w:pPr>
        <w:ind w:leftChars="300" w:left="720"/>
        <w:rPr>
          <w:rFonts w:ascii="Arial" w:hAnsi="Arial" w:cs="Arial"/>
          <w:sz w:val="15"/>
          <w:szCs w:val="15"/>
          <w:lang w:eastAsia="zh-CN"/>
        </w:rPr>
      </w:pPr>
      <w:r>
        <w:rPr>
          <w:rFonts w:ascii="Arial" w:hAnsi="Arial" w:cs="Arial"/>
          <w:b/>
          <w:bCs/>
          <w:sz w:val="15"/>
          <w:szCs w:val="15"/>
          <w:lang w:eastAsia="zh-CN"/>
        </w:rPr>
        <w:t>Command response</w:t>
      </w:r>
      <w:r>
        <w:rPr>
          <w:rFonts w:ascii="Arial" w:hAnsi="Arial" w:cs="Arial"/>
          <w:b/>
          <w:bCs/>
          <w:sz w:val="15"/>
          <w:szCs w:val="15"/>
          <w:lang w:eastAsia="zh-CN"/>
        </w:rPr>
        <w:t>：</w:t>
      </w:r>
    </w:p>
    <w:p w14:paraId="5650AE02" w14:textId="77777777" w:rsidR="00000000" w:rsidRDefault="00753B7D">
      <w:pPr>
        <w:ind w:leftChars="300" w:left="720"/>
        <w:rPr>
          <w:rFonts w:ascii="Arial" w:hAnsi="Arial" w:cs="Arial"/>
          <w:b/>
          <w:bCs/>
          <w:sz w:val="15"/>
          <w:szCs w:val="15"/>
          <w:lang w:eastAsia="zh-CN"/>
        </w:rPr>
      </w:pPr>
      <w:r>
        <w:rPr>
          <w:rFonts w:ascii="Arial" w:hAnsi="Arial" w:cs="Arial"/>
          <w:sz w:val="15"/>
          <w:szCs w:val="15"/>
          <w:lang w:eastAsia="zh-CN"/>
        </w:rPr>
        <w:t>Check right and execute OK, then return:</w:t>
      </w:r>
    </w:p>
    <w:p w14:paraId="70306CF9" w14:textId="77777777" w:rsidR="00000000" w:rsidRDefault="00753B7D">
      <w:pPr>
        <w:ind w:leftChars="300" w:left="720"/>
        <w:rPr>
          <w:rFonts w:ascii="Arial" w:hAnsi="Arial" w:cs="Arial"/>
          <w:bCs/>
          <w:sz w:val="15"/>
          <w:szCs w:val="15"/>
        </w:rPr>
      </w:pPr>
      <w:r>
        <w:rPr>
          <w:rFonts w:ascii="Arial" w:hAnsi="Arial" w:cs="Arial"/>
          <w:sz w:val="15"/>
          <w:szCs w:val="15"/>
          <w:lang w:eastAsia="zh-CN"/>
        </w:rPr>
        <w:t>The first response(with data)</w:t>
      </w:r>
      <w:r>
        <w:rPr>
          <w:rFonts w:ascii="Arial" w:hAnsi="Arial" w:cs="Arial"/>
          <w:sz w:val="15"/>
          <w:szCs w:val="15"/>
        </w:rPr>
        <w:t>：</w:t>
      </w:r>
      <w:r>
        <w:rPr>
          <w:rFonts w:ascii="Arial" w:hAnsi="Arial" w:cs="Arial"/>
          <w:bCs/>
          <w:sz w:val="15"/>
          <w:szCs w:val="15"/>
        </w:rPr>
        <w:t>0x43 0xF0 AA BB CC DD EE FF GG HH II JJ KK LL MM CRC</w:t>
      </w:r>
      <w:r>
        <w:rPr>
          <w:rFonts w:ascii="Arial" w:hAnsi="Arial" w:cs="Arial"/>
          <w:bCs/>
          <w:sz w:val="15"/>
          <w:szCs w:val="15"/>
        </w:rPr>
        <w:t>（</w:t>
      </w:r>
      <w:r>
        <w:rPr>
          <w:rFonts w:ascii="Arial" w:hAnsi="Arial" w:cs="Arial"/>
          <w:bCs/>
          <w:sz w:val="15"/>
          <w:szCs w:val="15"/>
          <w:lang w:eastAsia="zh-CN"/>
        </w:rPr>
        <w:t>total 96 responses</w:t>
      </w:r>
      <w:r>
        <w:rPr>
          <w:rFonts w:ascii="Arial" w:hAnsi="Arial" w:cs="Arial"/>
          <w:bCs/>
          <w:sz w:val="15"/>
          <w:szCs w:val="15"/>
        </w:rPr>
        <w:t>）</w:t>
      </w:r>
    </w:p>
    <w:p w14:paraId="0CD17C07" w14:textId="77777777" w:rsidR="00000000" w:rsidRDefault="00753B7D">
      <w:pPr>
        <w:ind w:leftChars="300" w:left="720"/>
        <w:rPr>
          <w:rFonts w:ascii="Arial" w:hAnsi="Arial" w:cs="Arial"/>
          <w:bCs/>
          <w:sz w:val="15"/>
          <w:szCs w:val="15"/>
          <w:lang w:eastAsia="zh-CN"/>
        </w:rPr>
      </w:pPr>
      <w:r>
        <w:rPr>
          <w:rFonts w:ascii="Arial" w:hAnsi="Arial" w:cs="Arial"/>
          <w:bCs/>
          <w:sz w:val="15"/>
          <w:szCs w:val="15"/>
          <w:lang w:eastAsia="zh-CN"/>
        </w:rPr>
        <w:t>The first response(without data)</w:t>
      </w:r>
      <w:r>
        <w:rPr>
          <w:rFonts w:ascii="Arial" w:hAnsi="Arial" w:cs="Arial"/>
          <w:bCs/>
          <w:sz w:val="15"/>
          <w:szCs w:val="15"/>
          <w:lang w:eastAsia="zh-CN"/>
        </w:rPr>
        <w:t>：</w:t>
      </w:r>
      <w:r>
        <w:rPr>
          <w:rFonts w:ascii="Arial" w:hAnsi="Arial" w:cs="Arial"/>
          <w:bCs/>
          <w:sz w:val="15"/>
          <w:szCs w:val="15"/>
          <w:lang w:eastAsia="zh-CN"/>
        </w:rPr>
        <w:t>0x43 0xFF 0</w:t>
      </w:r>
      <w:r>
        <w:rPr>
          <w:rFonts w:ascii="Arial" w:hAnsi="Arial" w:cs="Arial"/>
          <w:bCs/>
          <w:sz w:val="15"/>
          <w:szCs w:val="15"/>
          <w:lang w:eastAsia="zh-CN"/>
        </w:rPr>
        <w:t>0 00 00 00 00 00 00 00 00 00 00 00 00 00 CRC</w:t>
      </w:r>
      <w:r>
        <w:rPr>
          <w:rFonts w:ascii="Arial" w:hAnsi="Arial" w:cs="Arial"/>
          <w:bCs/>
          <w:sz w:val="15"/>
          <w:szCs w:val="15"/>
          <w:lang w:eastAsia="zh-CN"/>
        </w:rPr>
        <w:t>（</w:t>
      </w:r>
      <w:r>
        <w:rPr>
          <w:rFonts w:ascii="Arial" w:hAnsi="Arial" w:cs="Arial"/>
          <w:bCs/>
          <w:sz w:val="15"/>
          <w:szCs w:val="15"/>
          <w:lang w:eastAsia="zh-CN"/>
        </w:rPr>
        <w:t>only 1 response</w:t>
      </w:r>
      <w:r>
        <w:rPr>
          <w:rFonts w:ascii="Arial" w:hAnsi="Arial" w:cs="Arial"/>
          <w:bCs/>
          <w:sz w:val="15"/>
          <w:szCs w:val="15"/>
          <w:lang w:eastAsia="zh-CN"/>
        </w:rPr>
        <w:t>）</w:t>
      </w:r>
    </w:p>
    <w:p w14:paraId="5B8FDDDA" w14:textId="77777777" w:rsidR="00000000" w:rsidRDefault="00753B7D">
      <w:pPr>
        <w:rPr>
          <w:rFonts w:ascii="Arial" w:hAnsi="Arial" w:cs="Arial"/>
          <w:bCs/>
          <w:sz w:val="15"/>
          <w:szCs w:val="15"/>
          <w:lang w:eastAsia="zh-CN"/>
        </w:rPr>
      </w:pPr>
      <w:r>
        <w:rPr>
          <w:rFonts w:ascii="Arial" w:hAnsi="Arial" w:cs="Arial"/>
          <w:bCs/>
          <w:sz w:val="15"/>
          <w:szCs w:val="15"/>
          <w:lang w:eastAsia="zh-CN"/>
        </w:rPr>
        <w:t xml:space="preserve">                Check error and execute Fail: 0xC3 00 00 00 00 00 00 00 00 00 00 00 00 00 00 CRC</w:t>
      </w:r>
      <w:r>
        <w:rPr>
          <w:rFonts w:ascii="Arial" w:hAnsi="Arial" w:cs="Arial"/>
          <w:bCs/>
          <w:sz w:val="15"/>
          <w:szCs w:val="15"/>
          <w:lang w:eastAsia="zh-CN"/>
        </w:rPr>
        <w:t>（</w:t>
      </w:r>
      <w:r>
        <w:rPr>
          <w:rFonts w:ascii="Arial" w:hAnsi="Arial" w:cs="Arial"/>
          <w:bCs/>
          <w:sz w:val="15"/>
          <w:szCs w:val="15"/>
          <w:lang w:eastAsia="zh-CN"/>
        </w:rPr>
        <w:t>only 1 response</w:t>
      </w:r>
      <w:r>
        <w:rPr>
          <w:rFonts w:ascii="Arial" w:hAnsi="Arial" w:cs="Arial"/>
          <w:bCs/>
          <w:sz w:val="15"/>
          <w:szCs w:val="15"/>
          <w:lang w:eastAsia="zh-CN"/>
        </w:rPr>
        <w:t>）</w:t>
      </w:r>
    </w:p>
    <w:p w14:paraId="393ECEB6" w14:textId="77777777" w:rsidR="00000000" w:rsidRDefault="00753B7D">
      <w:pPr>
        <w:ind w:leftChars="300" w:left="720"/>
        <w:rPr>
          <w:rFonts w:ascii="Arial" w:hAnsi="Arial" w:cs="Arial"/>
          <w:b/>
          <w:sz w:val="15"/>
          <w:szCs w:val="15"/>
          <w:lang w:eastAsia="zh-CN"/>
        </w:rPr>
      </w:pPr>
    </w:p>
    <w:p w14:paraId="398CDFC7" w14:textId="77777777" w:rsidR="00000000" w:rsidRDefault="00753B7D">
      <w:pPr>
        <w:ind w:leftChars="300" w:left="720"/>
        <w:rPr>
          <w:rFonts w:ascii="Arial" w:hAnsi="Arial" w:cs="Arial"/>
          <w:sz w:val="15"/>
          <w:szCs w:val="15"/>
          <w:lang w:eastAsia="zh-CN"/>
        </w:rPr>
      </w:pPr>
      <w:r>
        <w:rPr>
          <w:rFonts w:ascii="Arial" w:hAnsi="Arial" w:cs="Arial"/>
          <w:sz w:val="15"/>
          <w:szCs w:val="15"/>
          <w:lang w:eastAsia="zh-CN"/>
        </w:rPr>
        <w:t xml:space="preserve">96 pieces data responses, description as below: </w:t>
      </w:r>
    </w:p>
    <w:p w14:paraId="6C71AFF4" w14:textId="77777777" w:rsidR="00000000" w:rsidRDefault="00753B7D">
      <w:pPr>
        <w:ind w:left="480" w:firstLine="240"/>
        <w:rPr>
          <w:rFonts w:ascii="宋体" w:hint="eastAsia"/>
          <w:color w:val="FF0000"/>
          <w:sz w:val="16"/>
          <w:szCs w:val="16"/>
          <w:lang w:eastAsia="zh-CN"/>
        </w:rPr>
      </w:pPr>
      <w:r>
        <w:rPr>
          <w:rFonts w:ascii="Arial" w:hAnsi="Arial" w:cs="Arial"/>
          <w:sz w:val="15"/>
          <w:szCs w:val="15"/>
          <w:lang w:eastAsia="zh-CN"/>
        </w:rPr>
        <w:t>AA BB CC:  stands for Year, Mo</w:t>
      </w:r>
      <w:r>
        <w:rPr>
          <w:rFonts w:ascii="Arial" w:hAnsi="Arial" w:cs="Arial"/>
          <w:sz w:val="15"/>
          <w:szCs w:val="15"/>
          <w:lang w:eastAsia="zh-CN"/>
        </w:rPr>
        <w:t>nth, Day.</w:t>
      </w:r>
      <w:r>
        <w:rPr>
          <w:rFonts w:ascii="Arial" w:hAnsi="Arial" w:cs="Arial"/>
          <w:sz w:val="15"/>
          <w:szCs w:val="15"/>
          <w:lang w:eastAsia="zh-CN"/>
        </w:rPr>
        <w:t xml:space="preserve">  </w:t>
      </w:r>
    </w:p>
    <w:p w14:paraId="60781B99" w14:textId="77777777" w:rsidR="00000000" w:rsidRDefault="00753B7D">
      <w:pPr>
        <w:ind w:leftChars="300" w:left="720"/>
        <w:rPr>
          <w:rFonts w:ascii="Arial" w:hAnsi="Arial" w:cs="Arial"/>
          <w:sz w:val="15"/>
          <w:szCs w:val="15"/>
          <w:lang w:eastAsia="zh-CN"/>
        </w:rPr>
      </w:pPr>
    </w:p>
    <w:p w14:paraId="7AC7B570" w14:textId="77777777" w:rsidR="00000000" w:rsidRDefault="00753B7D">
      <w:pPr>
        <w:ind w:leftChars="300" w:left="720"/>
        <w:rPr>
          <w:rFonts w:ascii="Arial" w:hAnsi="Arial" w:cs="Arial"/>
          <w:sz w:val="15"/>
          <w:szCs w:val="15"/>
          <w:lang w:eastAsia="zh-CN"/>
        </w:rPr>
      </w:pPr>
      <w:r>
        <w:rPr>
          <w:rFonts w:ascii="Arial" w:hAnsi="Arial" w:cs="Arial"/>
          <w:sz w:val="15"/>
          <w:szCs w:val="15"/>
          <w:lang w:eastAsia="zh-CN"/>
        </w:rPr>
        <w:t>DD stands for time scale index, for example:</w:t>
      </w:r>
    </w:p>
    <w:p w14:paraId="5A88895D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</w:p>
    <w:p w14:paraId="430AA268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00:00</w:t>
      </w:r>
      <w:r>
        <w:rPr>
          <w:rFonts w:ascii="Arial" w:hAnsi="Arial" w:cs="Arial"/>
          <w:sz w:val="18"/>
          <w:szCs w:val="18"/>
        </w:rPr>
        <w:sym w:font="Wingdings" w:char="F0E0"/>
      </w:r>
      <w:r>
        <w:rPr>
          <w:rFonts w:ascii="Arial" w:hAnsi="Arial" w:cs="Arial"/>
          <w:sz w:val="18"/>
          <w:szCs w:val="18"/>
          <w:lang w:eastAsia="zh-CN"/>
        </w:rPr>
        <w:t>00:15 stands for the zeroth time scale, the index value is 0.</w:t>
      </w:r>
    </w:p>
    <w:p w14:paraId="0A053FA9" w14:textId="77777777" w:rsidR="00000000" w:rsidRDefault="00753B7D">
      <w:pPr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 xml:space="preserve">                23:45</w:t>
      </w:r>
      <w:r>
        <w:rPr>
          <w:rFonts w:ascii="Arial" w:hAnsi="Arial" w:cs="Arial"/>
          <w:sz w:val="18"/>
          <w:szCs w:val="18"/>
        </w:rPr>
        <w:sym w:font="Wingdings" w:char="F0E0"/>
      </w:r>
      <w:r>
        <w:rPr>
          <w:rFonts w:ascii="Arial" w:hAnsi="Arial" w:cs="Arial"/>
          <w:sz w:val="18"/>
          <w:szCs w:val="18"/>
          <w:lang w:eastAsia="zh-CN"/>
        </w:rPr>
        <w:t>24:00 stands for the 95th time scale. The Maximum value is 95.</w:t>
      </w:r>
    </w:p>
    <w:p w14:paraId="0667DBA3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EE: If EE= 0x00 stands for activity data; If</w:t>
      </w:r>
      <w:r>
        <w:rPr>
          <w:rFonts w:ascii="Arial" w:hAnsi="Arial" w:cs="Arial"/>
          <w:sz w:val="18"/>
          <w:szCs w:val="18"/>
          <w:lang w:eastAsia="zh-CN"/>
        </w:rPr>
        <w:t xml:space="preserve"> EE =0xFF stands for sleep quality monitor data.</w:t>
      </w:r>
    </w:p>
    <w:p w14:paraId="5961BA41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</w:p>
    <w:p w14:paraId="153338BE" w14:textId="77777777" w:rsidR="00000000" w:rsidRDefault="00753B7D">
      <w:pPr>
        <w:ind w:leftChars="300" w:left="720"/>
        <w:rPr>
          <w:rFonts w:ascii="Arial" w:hAnsi="Arial" w:cs="Arial"/>
          <w:b/>
          <w:bCs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 xml:space="preserve">The activity data format as below: </w:t>
      </w:r>
    </w:p>
    <w:p w14:paraId="69147E6E" w14:textId="77777777" w:rsidR="00000000" w:rsidRDefault="00753B7D">
      <w:pPr>
        <w:ind w:leftChars="300" w:left="720"/>
        <w:rPr>
          <w:rFonts w:ascii="Arial" w:hAnsi="Arial" w:cs="Arial"/>
          <w:color w:val="000000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FF GG stands for calorie, 2 bytes,</w:t>
      </w:r>
      <w:r>
        <w:rPr>
          <w:rFonts w:ascii="Arial" w:hAnsi="Arial" w:cs="Arial"/>
          <w:color w:val="000000"/>
          <w:sz w:val="18"/>
          <w:szCs w:val="18"/>
          <w:lang w:eastAsia="zh-CN"/>
        </w:rPr>
        <w:t xml:space="preserve"> low byte in the front.(The calorie be divided by 100 and reserve two decimal)</w:t>
      </w:r>
    </w:p>
    <w:p w14:paraId="52431EA5" w14:textId="77777777" w:rsidR="00000000" w:rsidRDefault="00753B7D">
      <w:pPr>
        <w:ind w:leftChars="300" w:left="720"/>
        <w:rPr>
          <w:rFonts w:ascii="Arial" w:hAnsi="Arial" w:cs="Arial"/>
          <w:color w:val="000000"/>
          <w:sz w:val="18"/>
          <w:szCs w:val="18"/>
          <w:lang w:eastAsia="zh-CN"/>
        </w:rPr>
      </w:pPr>
      <w:r>
        <w:rPr>
          <w:rFonts w:ascii="Arial" w:hAnsi="Arial" w:cs="Arial"/>
          <w:color w:val="000000"/>
          <w:sz w:val="18"/>
          <w:szCs w:val="18"/>
          <w:lang w:eastAsia="zh-CN"/>
        </w:rPr>
        <w:t>HH II stands for steps, 2 bytes, low byte in the front.</w:t>
      </w:r>
    </w:p>
    <w:p w14:paraId="73FB943A" w14:textId="77777777" w:rsidR="00000000" w:rsidRDefault="00753B7D">
      <w:pPr>
        <w:ind w:leftChars="300" w:left="720"/>
        <w:rPr>
          <w:rFonts w:ascii="Arial" w:hAnsi="Arial" w:cs="Arial"/>
          <w:color w:val="FF0000"/>
          <w:sz w:val="18"/>
          <w:szCs w:val="18"/>
          <w:lang w:eastAsia="zh-CN"/>
        </w:rPr>
      </w:pPr>
      <w:r>
        <w:rPr>
          <w:rFonts w:ascii="Arial" w:hAnsi="Arial" w:cs="Arial"/>
          <w:color w:val="FF0000"/>
          <w:sz w:val="18"/>
          <w:szCs w:val="18"/>
          <w:lang w:eastAsia="zh-CN"/>
        </w:rPr>
        <w:t>J</w:t>
      </w:r>
      <w:r>
        <w:rPr>
          <w:rFonts w:ascii="Arial" w:hAnsi="Arial" w:cs="Arial"/>
          <w:color w:val="FF0000"/>
          <w:sz w:val="18"/>
          <w:szCs w:val="18"/>
          <w:lang w:eastAsia="zh-CN"/>
        </w:rPr>
        <w:t xml:space="preserve">J KK stands for </w:t>
      </w:r>
      <w:r>
        <w:rPr>
          <w:rFonts w:ascii="Arial" w:hAnsi="Arial" w:cs="Arial"/>
          <w:color w:val="FF0000"/>
          <w:sz w:val="18"/>
          <w:szCs w:val="18"/>
          <w:lang w:eastAsia="zh-CN"/>
        </w:rPr>
        <w:t>active time</w:t>
      </w:r>
      <w:r>
        <w:rPr>
          <w:rFonts w:ascii="Arial" w:hAnsi="Arial" w:cs="Arial"/>
          <w:color w:val="FF0000"/>
          <w:sz w:val="18"/>
          <w:szCs w:val="18"/>
          <w:lang w:eastAsia="zh-CN"/>
        </w:rPr>
        <w:t>, 2 bytes, low byte in the front</w:t>
      </w:r>
      <w:r>
        <w:rPr>
          <w:rFonts w:ascii="Arial" w:hAnsi="Arial" w:cs="Arial"/>
          <w:color w:val="FF0000"/>
          <w:sz w:val="18"/>
          <w:szCs w:val="18"/>
          <w:lang w:eastAsia="zh-CN"/>
        </w:rPr>
        <w:t>, and its unit is second.</w:t>
      </w:r>
      <w:r>
        <w:rPr>
          <w:rFonts w:ascii="Arial" w:hAnsi="Arial" w:cs="Arial"/>
          <w:color w:val="FF0000"/>
          <w:sz w:val="18"/>
          <w:szCs w:val="18"/>
          <w:lang w:eastAsia="zh-CN"/>
        </w:rPr>
        <w:t>.</w:t>
      </w:r>
    </w:p>
    <w:p w14:paraId="157271AE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</w:p>
    <w:p w14:paraId="627FD662" w14:textId="77777777" w:rsidR="00000000" w:rsidRDefault="00753B7D">
      <w:pPr>
        <w:ind w:leftChars="300" w:left="720"/>
        <w:rPr>
          <w:rFonts w:ascii="Arial" w:hAnsi="Arial" w:cs="Arial"/>
          <w:color w:val="FF0000"/>
          <w:sz w:val="18"/>
          <w:szCs w:val="18"/>
          <w:lang w:eastAsia="zh-CN"/>
        </w:rPr>
      </w:pPr>
    </w:p>
    <w:p w14:paraId="5D5053F4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  <w:r>
        <w:rPr>
          <w:rFonts w:ascii="Arial" w:hAnsi="Arial" w:cs="Arial"/>
          <w:b/>
          <w:sz w:val="18"/>
          <w:szCs w:val="18"/>
          <w:lang w:eastAsia="zh-CN"/>
        </w:rPr>
        <w:t xml:space="preserve">6. Delete activity data: </w:t>
      </w:r>
    </w:p>
    <w:p w14:paraId="6DB1961F" w14:textId="77777777" w:rsidR="00000000" w:rsidRDefault="00753B7D">
      <w:pPr>
        <w:ind w:leftChars="300" w:left="720"/>
        <w:rPr>
          <w:rFonts w:ascii="Arial" w:hAnsi="Arial" w:cs="Arial"/>
          <w:bCs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Command format</w:t>
      </w:r>
      <w:r>
        <w:rPr>
          <w:rFonts w:ascii="Arial" w:hAnsi="Arial" w:cs="Arial"/>
          <w:b/>
          <w:bCs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bCs/>
          <w:sz w:val="18"/>
          <w:szCs w:val="18"/>
          <w:lang w:eastAsia="zh-CN"/>
        </w:rPr>
        <w:t>0x04 AA 00 00 00 00 00 00 00 00 00 00 00 00 00 CRC</w:t>
      </w:r>
    </w:p>
    <w:p w14:paraId="50D92556" w14:textId="77777777" w:rsidR="00000000" w:rsidRDefault="00753B7D">
      <w:pPr>
        <w:ind w:leftChars="300" w:left="720"/>
        <w:rPr>
          <w:rFonts w:ascii="Arial" w:hAnsi="Arial" w:cs="Arial"/>
          <w:bCs/>
          <w:sz w:val="18"/>
          <w:szCs w:val="18"/>
          <w:lang w:eastAsia="zh-CN"/>
        </w:rPr>
      </w:pPr>
      <w:r>
        <w:rPr>
          <w:rFonts w:ascii="Arial" w:hAnsi="Arial" w:cs="Arial"/>
          <w:b/>
          <w:sz w:val="18"/>
          <w:szCs w:val="18"/>
          <w:lang w:eastAsia="zh-CN"/>
        </w:rPr>
        <w:t>Function</w:t>
      </w:r>
      <w:r>
        <w:rPr>
          <w:rFonts w:ascii="Arial" w:hAnsi="Arial" w:cs="Arial"/>
          <w:b/>
          <w:sz w:val="18"/>
          <w:szCs w:val="18"/>
          <w:lang w:eastAsia="zh-CN"/>
        </w:rPr>
        <w:t>：</w:t>
      </w:r>
      <w:r>
        <w:rPr>
          <w:rFonts w:ascii="Arial" w:hAnsi="Arial" w:cs="Arial"/>
          <w:bCs/>
          <w:sz w:val="18"/>
          <w:szCs w:val="18"/>
          <w:lang w:eastAsia="zh-CN"/>
        </w:rPr>
        <w:tab/>
        <w:t xml:space="preserve">                Delete someday’s activity data </w:t>
      </w:r>
    </w:p>
    <w:p w14:paraId="357A3AAC" w14:textId="77777777" w:rsidR="00000000" w:rsidRDefault="00753B7D">
      <w:pPr>
        <w:numPr>
          <w:ilvl w:val="0"/>
          <w:numId w:val="3"/>
        </w:numPr>
        <w:autoSpaceDN w:val="0"/>
        <w:spacing w:after="141" w:line="20" w:lineRule="atLeast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Description</w:t>
      </w:r>
      <w:r>
        <w:rPr>
          <w:rFonts w:ascii="Arial" w:hAnsi="Arial" w:cs="Arial"/>
          <w:b/>
          <w:bCs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ab/>
        <w:t xml:space="preserve">    </w:t>
      </w:r>
      <w:r>
        <w:rPr>
          <w:rFonts w:ascii="Arial" w:hAnsi="Arial" w:cs="Arial"/>
          <w:sz w:val="18"/>
          <w:szCs w:val="18"/>
          <w:lang w:eastAsia="zh-CN"/>
        </w:rPr>
        <w:t xml:space="preserve">            </w:t>
      </w:r>
      <w:r>
        <w:rPr>
          <w:rFonts w:ascii="Arial" w:hAnsi="Arial" w:cs="Arial"/>
          <w:bCs/>
          <w:sz w:val="18"/>
          <w:szCs w:val="18"/>
          <w:lang w:eastAsia="zh-CN"/>
        </w:rPr>
        <w:t xml:space="preserve">AA stands for few days ago’s activity data,0 stands for current day’s activity data.1 stands for one </w:t>
      </w:r>
    </w:p>
    <w:p w14:paraId="2D299793" w14:textId="77777777" w:rsidR="00000000" w:rsidRDefault="00753B7D">
      <w:pPr>
        <w:autoSpaceDN w:val="0"/>
        <w:spacing w:after="141" w:line="20" w:lineRule="atLeast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Cs/>
          <w:sz w:val="18"/>
          <w:szCs w:val="18"/>
          <w:lang w:eastAsia="zh-CN"/>
        </w:rPr>
        <w:t xml:space="preserve">                                                                day ago’s  activity data, the maximum is 29.                                  </w:t>
      </w:r>
      <w:r>
        <w:rPr>
          <w:rFonts w:ascii="Arial" w:hAnsi="Arial" w:cs="Arial"/>
          <w:bCs/>
          <w:sz w:val="18"/>
          <w:szCs w:val="18"/>
          <w:lang w:eastAsia="zh-CN"/>
        </w:rPr>
        <w:t xml:space="preserve">                                          </w:t>
      </w:r>
    </w:p>
    <w:p w14:paraId="2FA8B9FF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lastRenderedPageBreak/>
        <w:t>Command response</w:t>
      </w:r>
      <w:r>
        <w:rPr>
          <w:rFonts w:ascii="Arial" w:hAnsi="Arial" w:cs="Arial"/>
          <w:sz w:val="18"/>
          <w:szCs w:val="18"/>
          <w:lang w:eastAsia="zh-CN"/>
        </w:rPr>
        <w:t>：</w:t>
      </w:r>
    </w:p>
    <w:p w14:paraId="76F42C12" w14:textId="77777777" w:rsidR="00000000" w:rsidRDefault="00753B7D">
      <w:pPr>
        <w:ind w:leftChars="300" w:left="720"/>
        <w:rPr>
          <w:rFonts w:ascii="Arial" w:hAnsi="Arial" w:cs="Arial"/>
          <w:bCs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Check right and execute OK, then return: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bCs/>
          <w:sz w:val="18"/>
          <w:szCs w:val="18"/>
          <w:lang w:eastAsia="zh-CN"/>
        </w:rPr>
        <w:t>0x04 00 00 00 00 00 00 00 00 00 00 00 00 00 00 CRC</w:t>
      </w:r>
    </w:p>
    <w:p w14:paraId="104BB6D6" w14:textId="77777777" w:rsidR="00000000" w:rsidRDefault="00753B7D">
      <w:pPr>
        <w:ind w:leftChars="300" w:left="720"/>
        <w:rPr>
          <w:rFonts w:ascii="Arial" w:hAnsi="Arial" w:cs="Arial"/>
          <w:bCs/>
          <w:sz w:val="18"/>
          <w:szCs w:val="18"/>
          <w:lang w:eastAsia="zh-CN"/>
        </w:rPr>
      </w:pPr>
      <w:r>
        <w:rPr>
          <w:rFonts w:ascii="Arial" w:hAnsi="Arial" w:cs="Arial"/>
          <w:bCs/>
          <w:sz w:val="18"/>
          <w:szCs w:val="18"/>
          <w:lang w:eastAsia="zh-CN"/>
        </w:rPr>
        <w:t>Check error and execute Fail, then return:</w:t>
      </w:r>
      <w:r>
        <w:rPr>
          <w:rFonts w:ascii="Arial" w:hAnsi="Arial" w:cs="Arial"/>
          <w:bCs/>
          <w:sz w:val="18"/>
          <w:szCs w:val="18"/>
          <w:lang w:eastAsia="zh-CN"/>
        </w:rPr>
        <w:tab/>
        <w:t>0x84 00 00 00 00 00 00 00 00 00 00 00 00 00 00 CRC</w:t>
      </w:r>
    </w:p>
    <w:p w14:paraId="43B1F2CE" w14:textId="77777777" w:rsidR="00000000" w:rsidRDefault="00753B7D">
      <w:pPr>
        <w:ind w:leftChars="100" w:left="240"/>
        <w:rPr>
          <w:rFonts w:ascii="Arial" w:hAnsi="Arial" w:cs="Arial"/>
          <w:sz w:val="18"/>
          <w:szCs w:val="18"/>
          <w:lang w:eastAsia="zh-CN"/>
        </w:rPr>
      </w:pPr>
    </w:p>
    <w:p w14:paraId="1CBC921E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7.</w:t>
      </w:r>
      <w:r>
        <w:rPr>
          <w:rFonts w:ascii="Arial" w:hAnsi="Arial" w:cs="Arial"/>
          <w:b/>
          <w:sz w:val="18"/>
          <w:szCs w:val="18"/>
          <w:lang w:eastAsia="zh-CN"/>
        </w:rPr>
        <w:t>Set de</w:t>
      </w:r>
      <w:r>
        <w:rPr>
          <w:rFonts w:ascii="Arial" w:hAnsi="Arial" w:cs="Arial"/>
          <w:b/>
          <w:sz w:val="18"/>
          <w:szCs w:val="18"/>
          <w:lang w:eastAsia="zh-CN"/>
        </w:rPr>
        <w:t>vice ID Code:</w:t>
      </w:r>
    </w:p>
    <w:p w14:paraId="093E551B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Command format</w:t>
      </w:r>
      <w:r>
        <w:rPr>
          <w:rFonts w:ascii="Arial" w:hAnsi="Arial" w:cs="Arial"/>
          <w:b/>
          <w:bCs/>
          <w:sz w:val="18"/>
          <w:szCs w:val="18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ab/>
        <w:t>0x05 ID5 ID4 ID3 ID2 ID1 ID0 00 00 00 00 00 00 00 00 CRC</w:t>
      </w:r>
    </w:p>
    <w:p w14:paraId="375395DF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Function</w:t>
      </w:r>
      <w:r>
        <w:rPr>
          <w:rFonts w:ascii="Arial" w:hAnsi="Arial" w:cs="Arial"/>
          <w:b/>
          <w:bCs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sz w:val="18"/>
          <w:szCs w:val="18"/>
          <w:lang w:eastAsia="zh-CN"/>
        </w:rPr>
        <w:tab/>
        <w:t>PC write ID code to the device</w:t>
      </w:r>
    </w:p>
    <w:p w14:paraId="1CA9542C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Description</w:t>
      </w:r>
      <w:r>
        <w:rPr>
          <w:rFonts w:ascii="Arial" w:hAnsi="Arial" w:cs="Arial"/>
          <w:b/>
          <w:bCs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sz w:val="18"/>
          <w:szCs w:val="18"/>
          <w:lang w:eastAsia="zh-CN"/>
        </w:rPr>
        <w:tab/>
        <w:t>6-byte ID code arrangement is high byte first</w:t>
      </w:r>
    </w:p>
    <w:p w14:paraId="270ECC64" w14:textId="77777777" w:rsidR="00000000" w:rsidRDefault="00753B7D">
      <w:pPr>
        <w:ind w:leftChars="200" w:left="480"/>
        <w:rPr>
          <w:rFonts w:ascii="Arial" w:hAnsi="Arial" w:cs="Arial"/>
          <w:sz w:val="18"/>
          <w:szCs w:val="18"/>
          <w:lang w:eastAsia="zh-CN"/>
        </w:rPr>
      </w:pPr>
    </w:p>
    <w:p w14:paraId="7DC3D8D7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Command response</w:t>
      </w:r>
      <w:r>
        <w:rPr>
          <w:rFonts w:ascii="Arial" w:hAnsi="Arial" w:cs="Arial"/>
          <w:sz w:val="18"/>
          <w:szCs w:val="18"/>
          <w:lang w:eastAsia="zh-CN"/>
        </w:rPr>
        <w:t>：</w:t>
      </w:r>
    </w:p>
    <w:p w14:paraId="5D629901" w14:textId="77777777" w:rsidR="00000000" w:rsidRDefault="00753B7D">
      <w:pPr>
        <w:ind w:leftChars="300" w:left="720"/>
        <w:rPr>
          <w:rFonts w:ascii="Arial" w:hAnsi="Arial" w:cs="Arial"/>
          <w:bCs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Check right and execute OK, then return: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bCs/>
          <w:sz w:val="18"/>
          <w:szCs w:val="18"/>
          <w:lang w:eastAsia="zh-CN"/>
        </w:rPr>
        <w:t>0x05 00</w:t>
      </w:r>
      <w:r>
        <w:rPr>
          <w:rFonts w:ascii="Arial" w:hAnsi="Arial" w:cs="Arial"/>
          <w:bCs/>
          <w:sz w:val="18"/>
          <w:szCs w:val="18"/>
          <w:lang w:eastAsia="zh-CN"/>
        </w:rPr>
        <w:t xml:space="preserve"> 00 00 00 00 00 00 00 00 00 00 00 00 00 CRC</w:t>
      </w:r>
    </w:p>
    <w:p w14:paraId="2A94A098" w14:textId="77777777" w:rsidR="00000000" w:rsidRDefault="00753B7D">
      <w:pPr>
        <w:ind w:leftChars="300" w:left="720"/>
        <w:rPr>
          <w:rFonts w:ascii="Arial" w:hAnsi="Arial" w:cs="Arial"/>
          <w:bCs/>
          <w:sz w:val="18"/>
          <w:szCs w:val="18"/>
          <w:lang w:eastAsia="zh-CN"/>
        </w:rPr>
      </w:pPr>
      <w:r>
        <w:rPr>
          <w:rFonts w:ascii="Arial" w:hAnsi="Arial" w:cs="Arial"/>
          <w:bCs/>
          <w:sz w:val="18"/>
          <w:szCs w:val="18"/>
          <w:lang w:eastAsia="zh-CN"/>
        </w:rPr>
        <w:t>Check error and execute Fail, then return:</w:t>
      </w:r>
      <w:r>
        <w:rPr>
          <w:rFonts w:ascii="Arial" w:hAnsi="Arial" w:cs="Arial"/>
          <w:bCs/>
          <w:sz w:val="18"/>
          <w:szCs w:val="18"/>
          <w:lang w:eastAsia="zh-CN"/>
        </w:rPr>
        <w:tab/>
        <w:t>0x85 00 00 00 00 00 00 00 00 00 00 00 00 00 00 CRC</w:t>
      </w:r>
    </w:p>
    <w:p w14:paraId="22E1A9E8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</w:p>
    <w:p w14:paraId="463FF615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  <w:r>
        <w:rPr>
          <w:rFonts w:ascii="Arial" w:hAnsi="Arial" w:cs="Arial"/>
          <w:b/>
          <w:sz w:val="18"/>
          <w:szCs w:val="18"/>
          <w:lang w:eastAsia="zh-CN"/>
        </w:rPr>
        <w:t>8.</w:t>
      </w:r>
      <w:r>
        <w:rPr>
          <w:rFonts w:ascii="Arial" w:hAnsi="Arial" w:cs="Arial"/>
          <w:b/>
          <w:sz w:val="18"/>
          <w:szCs w:val="18"/>
          <w:lang w:eastAsia="zh-CN"/>
        </w:rPr>
        <w:t xml:space="preserve"> check</w:t>
      </w:r>
      <w:r>
        <w:rPr>
          <w:rFonts w:ascii="Arial" w:hAnsi="Arial" w:cs="Arial"/>
          <w:b/>
          <w:sz w:val="18"/>
          <w:szCs w:val="18"/>
          <w:lang w:eastAsia="zh-CN"/>
        </w:rPr>
        <w:t xml:space="preserve"> data storage distribution:</w:t>
      </w:r>
    </w:p>
    <w:p w14:paraId="1ED06470" w14:textId="77777777" w:rsidR="00000000" w:rsidRDefault="00753B7D">
      <w:pPr>
        <w:autoSpaceDN w:val="0"/>
        <w:spacing w:line="20" w:lineRule="atLeast"/>
        <w:rPr>
          <w:rFonts w:ascii="Arial" w:hAnsi="Arial" w:cs="Arial"/>
          <w:bCs/>
          <w:sz w:val="18"/>
          <w:szCs w:val="18"/>
          <w:lang w:eastAsia="zh-CN"/>
        </w:rPr>
      </w:pPr>
      <w:r>
        <w:rPr>
          <w:rFonts w:ascii="Arial" w:hAnsi="Arial" w:cs="Arial"/>
          <w:b/>
          <w:sz w:val="18"/>
          <w:szCs w:val="18"/>
          <w:lang w:eastAsia="zh-CN"/>
        </w:rPr>
        <w:t xml:space="preserve">                </w:t>
      </w:r>
      <w:r>
        <w:rPr>
          <w:rFonts w:ascii="Arial" w:hAnsi="Arial" w:cs="Arial"/>
          <w:b/>
          <w:bCs/>
          <w:sz w:val="18"/>
          <w:szCs w:val="18"/>
          <w:lang w:eastAsia="zh-CN"/>
        </w:rPr>
        <w:t>Command format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bCs/>
          <w:sz w:val="18"/>
          <w:szCs w:val="18"/>
          <w:lang w:eastAsia="zh-CN"/>
        </w:rPr>
        <w:t>46 00 00 00 00 00 00 00 00 00 00 00 00 00 00 CRC</w:t>
      </w:r>
    </w:p>
    <w:p w14:paraId="3BA9EA3D" w14:textId="77777777" w:rsidR="00000000" w:rsidRDefault="00753B7D">
      <w:pPr>
        <w:spacing w:line="20" w:lineRule="atLeast"/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Function</w:t>
      </w:r>
      <w:r>
        <w:rPr>
          <w:rFonts w:ascii="Arial" w:hAnsi="Arial" w:cs="Arial"/>
          <w:b/>
          <w:bCs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sz w:val="18"/>
          <w:szCs w:val="18"/>
          <w:lang w:eastAsia="zh-CN"/>
        </w:rPr>
        <w:tab/>
        <w:t xml:space="preserve">Check if there is activity data stored within 30 days </w:t>
      </w:r>
    </w:p>
    <w:p w14:paraId="008BFFEE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Command description</w:t>
      </w:r>
      <w:r>
        <w:rPr>
          <w:rFonts w:ascii="Arial" w:hAnsi="Arial" w:cs="Arial"/>
          <w:sz w:val="18"/>
          <w:szCs w:val="18"/>
          <w:lang w:eastAsia="zh-CN"/>
        </w:rPr>
        <w:t>：</w:t>
      </w:r>
    </w:p>
    <w:p w14:paraId="15E5F1CE" w14:textId="77777777" w:rsidR="00000000" w:rsidRDefault="00753B7D">
      <w:pPr>
        <w:ind w:leftChars="300" w:left="720"/>
        <w:rPr>
          <w:rFonts w:ascii="Arial" w:hAnsi="Arial" w:cs="Arial"/>
          <w:bCs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Check right and execute OK, then return: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bCs/>
          <w:sz w:val="18"/>
          <w:szCs w:val="18"/>
          <w:lang w:eastAsia="zh-CN"/>
        </w:rPr>
        <w:t>0x46 AA BB CC DD 00 00 00 00 00 00 00 00 00 00 CRC</w:t>
      </w:r>
    </w:p>
    <w:p w14:paraId="317A22FC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Check right and execute OK, then return:</w:t>
      </w:r>
      <w:r>
        <w:rPr>
          <w:rFonts w:ascii="Arial" w:hAnsi="Arial" w:cs="Arial"/>
          <w:bCs/>
          <w:sz w:val="18"/>
          <w:szCs w:val="18"/>
          <w:lang w:eastAsia="zh-CN"/>
        </w:rPr>
        <w:tab/>
        <w:t>0xC6 00 00 00 00 00 00 00 00 00 00 0</w:t>
      </w:r>
      <w:r>
        <w:rPr>
          <w:rFonts w:ascii="Arial" w:hAnsi="Arial" w:cs="Arial"/>
          <w:bCs/>
          <w:sz w:val="18"/>
          <w:szCs w:val="18"/>
          <w:lang w:eastAsia="zh-CN"/>
        </w:rPr>
        <w:t>0 00 00 00 CRC</w:t>
      </w:r>
    </w:p>
    <w:p w14:paraId="359CF6E6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</w:p>
    <w:p w14:paraId="61B8B37A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 xml:space="preserve">Command response: </w:t>
      </w:r>
      <w:r>
        <w:rPr>
          <w:rFonts w:ascii="Arial" w:hAnsi="Arial" w:cs="Arial"/>
          <w:sz w:val="18"/>
          <w:szCs w:val="18"/>
          <w:lang w:eastAsia="zh-CN"/>
        </w:rPr>
        <w:t xml:space="preserve">  </w:t>
      </w:r>
    </w:p>
    <w:p w14:paraId="05CA3048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AA BB CC DD for a 4 bytes of data</w:t>
      </w:r>
      <w:r>
        <w:rPr>
          <w:rFonts w:ascii="Arial" w:hAnsi="Arial" w:cs="Arial"/>
          <w:sz w:val="18"/>
          <w:szCs w:val="18"/>
          <w:lang w:eastAsia="zh-CN"/>
        </w:rPr>
        <w:t>，</w:t>
      </w:r>
      <w:r>
        <w:rPr>
          <w:rFonts w:ascii="Arial" w:hAnsi="Arial" w:cs="Arial"/>
          <w:sz w:val="18"/>
          <w:szCs w:val="18"/>
          <w:lang w:eastAsia="zh-CN"/>
        </w:rPr>
        <w:t>AA is the highest byte, DD is the lowest byte.</w:t>
      </w:r>
    </w:p>
    <w:p w14:paraId="38AAEF48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Bit0 corresponds to current day, if current day with data storage then Bit0 for 1, if current day without data storage then Bit0 for 0.</w:t>
      </w:r>
    </w:p>
    <w:p w14:paraId="10AA6EAE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Bi</w:t>
      </w:r>
      <w:r>
        <w:rPr>
          <w:rFonts w:ascii="Arial" w:hAnsi="Arial" w:cs="Arial"/>
          <w:sz w:val="18"/>
          <w:szCs w:val="18"/>
          <w:lang w:eastAsia="zh-CN"/>
        </w:rPr>
        <w:t xml:space="preserve">t1 corresponds to the day before, Bit29 corresponds to the previous 29 days’data(29 days’ago data). </w:t>
      </w:r>
    </w:p>
    <w:p w14:paraId="7564D4A9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Bit30-Bit31 for 0 all the time.</w:t>
      </w:r>
    </w:p>
    <w:p w14:paraId="383F543A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</w:p>
    <w:p w14:paraId="708F0039" w14:textId="77777777" w:rsidR="00000000" w:rsidRDefault="00753B7D">
      <w:pPr>
        <w:ind w:leftChars="100" w:left="240"/>
        <w:rPr>
          <w:rFonts w:ascii="Arial" w:hAnsi="Arial" w:cs="Arial"/>
          <w:sz w:val="18"/>
          <w:szCs w:val="18"/>
          <w:lang w:eastAsia="zh-CN"/>
        </w:rPr>
      </w:pPr>
    </w:p>
    <w:p w14:paraId="39086BAA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  <w:r>
        <w:rPr>
          <w:rFonts w:ascii="Arial" w:hAnsi="Arial" w:cs="Arial"/>
          <w:b/>
          <w:sz w:val="18"/>
          <w:szCs w:val="18"/>
          <w:lang w:eastAsia="zh-CN"/>
        </w:rPr>
        <w:t>9.Read someday’s total activity data</w:t>
      </w:r>
    </w:p>
    <w:p w14:paraId="13173466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Command format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ab/>
        <w:t>0x07 AA 00 00 00 00 00 00 00 00 00 00 00 00 00 CRC</w:t>
      </w:r>
    </w:p>
    <w:p w14:paraId="7C41E626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Function</w:t>
      </w:r>
      <w:r>
        <w:rPr>
          <w:rFonts w:ascii="Arial" w:hAnsi="Arial" w:cs="Arial"/>
          <w:b/>
          <w:bCs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sz w:val="18"/>
          <w:szCs w:val="18"/>
          <w:lang w:eastAsia="zh-CN"/>
        </w:rPr>
        <w:tab/>
        <w:t>Read s</w:t>
      </w:r>
      <w:r>
        <w:rPr>
          <w:rFonts w:ascii="Arial" w:hAnsi="Arial" w:cs="Arial"/>
          <w:sz w:val="18"/>
          <w:szCs w:val="18"/>
          <w:lang w:eastAsia="zh-CN"/>
        </w:rPr>
        <w:t>omedays’s total activity data</w:t>
      </w:r>
    </w:p>
    <w:p w14:paraId="07272962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Description</w:t>
      </w:r>
      <w:r>
        <w:rPr>
          <w:rFonts w:ascii="Arial" w:hAnsi="Arial" w:cs="Arial"/>
          <w:b/>
          <w:bCs/>
          <w:sz w:val="18"/>
          <w:szCs w:val="18"/>
        </w:rPr>
        <w:t>：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sz w:val="18"/>
          <w:szCs w:val="18"/>
        </w:rPr>
        <w:t>AA = 0</w:t>
      </w:r>
      <w:r>
        <w:rPr>
          <w:rFonts w:ascii="Arial" w:hAnsi="Arial" w:cs="Arial"/>
          <w:sz w:val="18"/>
          <w:szCs w:val="18"/>
          <w:lang w:eastAsia="zh-CN"/>
        </w:rPr>
        <w:t xml:space="preserve"> stands for current day, </w:t>
      </w:r>
      <w:r>
        <w:rPr>
          <w:rFonts w:ascii="Arial" w:hAnsi="Arial" w:cs="Arial"/>
          <w:sz w:val="18"/>
          <w:szCs w:val="18"/>
        </w:rPr>
        <w:t>AA = 10</w:t>
      </w:r>
      <w:r>
        <w:rPr>
          <w:rFonts w:ascii="Arial" w:hAnsi="Arial" w:cs="Arial"/>
          <w:sz w:val="18"/>
          <w:szCs w:val="18"/>
          <w:lang w:eastAsia="zh-CN"/>
        </w:rPr>
        <w:t xml:space="preserve"> stands for 10 days ago</w:t>
      </w:r>
    </w:p>
    <w:p w14:paraId="046B4589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Commnand response:</w:t>
      </w:r>
      <w:r>
        <w:rPr>
          <w:rFonts w:ascii="Arial" w:hAnsi="Arial" w:cs="Arial"/>
          <w:sz w:val="18"/>
          <w:szCs w:val="18"/>
          <w:lang w:eastAsia="zh-CN"/>
        </w:rPr>
        <w:t xml:space="preserve"> </w:t>
      </w:r>
    </w:p>
    <w:p w14:paraId="22573D56" w14:textId="77777777" w:rsidR="00000000" w:rsidRDefault="00753B7D">
      <w:pPr>
        <w:ind w:leftChars="300" w:left="720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sz w:val="18"/>
          <w:szCs w:val="18"/>
          <w:lang w:eastAsia="zh-CN"/>
        </w:rPr>
        <w:t>Check right and execute OK, then return: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bCs/>
          <w:sz w:val="18"/>
          <w:szCs w:val="18"/>
        </w:rPr>
        <w:t>0x07 AA BB CC DD EE FF GG HH II JJ KK LL MM NN CRC</w:t>
      </w:r>
    </w:p>
    <w:p w14:paraId="07D8D84C" w14:textId="77777777" w:rsidR="00000000" w:rsidRDefault="00753B7D">
      <w:pPr>
        <w:ind w:leftChars="300" w:left="720"/>
        <w:rPr>
          <w:rFonts w:ascii="Arial" w:hAnsi="Arial" w:cs="Arial"/>
          <w:bCs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Check error and execute Fail, then re</w:t>
      </w:r>
      <w:r>
        <w:rPr>
          <w:rFonts w:ascii="Arial" w:hAnsi="Arial" w:cs="Arial"/>
          <w:sz w:val="18"/>
          <w:szCs w:val="18"/>
          <w:lang w:eastAsia="zh-CN"/>
        </w:rPr>
        <w:t>turn:</w:t>
      </w:r>
      <w:r>
        <w:rPr>
          <w:rFonts w:ascii="Arial" w:hAnsi="Arial" w:cs="Arial"/>
          <w:bCs/>
          <w:sz w:val="18"/>
          <w:szCs w:val="18"/>
          <w:lang w:eastAsia="zh-CN"/>
        </w:rPr>
        <w:tab/>
        <w:t>0x87 00 00 00 00 00 00 00 00 00 00 00 00 00 00 CRC</w:t>
      </w:r>
    </w:p>
    <w:p w14:paraId="24EE9D19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</w:p>
    <w:p w14:paraId="710D987A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Respond description:</w:t>
      </w:r>
      <w:r>
        <w:rPr>
          <w:rFonts w:ascii="Arial" w:hAnsi="Arial" w:cs="Arial"/>
          <w:sz w:val="18"/>
          <w:szCs w:val="18"/>
          <w:lang w:eastAsia="zh-CN"/>
        </w:rPr>
        <w:t>( total 2 responses, and each one the first five bytes of the same meaning)</w:t>
      </w:r>
    </w:p>
    <w:p w14:paraId="319F7CB4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AA stands for the command index values,this command will response two items</w:t>
      </w:r>
      <w:r>
        <w:rPr>
          <w:rFonts w:ascii="Arial" w:hAnsi="Arial" w:cs="Arial"/>
          <w:sz w:val="18"/>
          <w:szCs w:val="18"/>
          <w:lang w:eastAsia="zh-CN"/>
        </w:rPr>
        <w:t>，</w:t>
      </w:r>
      <w:r>
        <w:rPr>
          <w:rFonts w:ascii="Arial" w:hAnsi="Arial" w:cs="Arial"/>
          <w:sz w:val="18"/>
          <w:szCs w:val="18"/>
          <w:lang w:eastAsia="zh-CN"/>
        </w:rPr>
        <w:t xml:space="preserve">the first index values is </w:t>
      </w:r>
      <w:r>
        <w:rPr>
          <w:rFonts w:ascii="Arial" w:hAnsi="Arial" w:cs="Arial"/>
          <w:sz w:val="18"/>
          <w:szCs w:val="18"/>
          <w:lang w:eastAsia="zh-CN"/>
        </w:rPr>
        <w:t>0</w:t>
      </w:r>
      <w:r>
        <w:rPr>
          <w:rFonts w:ascii="Arial" w:hAnsi="Arial" w:cs="Arial"/>
          <w:sz w:val="18"/>
          <w:szCs w:val="18"/>
          <w:lang w:eastAsia="zh-CN"/>
        </w:rPr>
        <w:t>，</w:t>
      </w:r>
    </w:p>
    <w:p w14:paraId="4E7FCCF2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The second index values is 1.</w:t>
      </w:r>
    </w:p>
    <w:p w14:paraId="17E64BAA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BB stands for few days ago’s data.</w:t>
      </w:r>
    </w:p>
    <w:p w14:paraId="78F173E0" w14:textId="77777777" w:rsidR="00000000" w:rsidRDefault="00753B7D">
      <w:pPr>
        <w:ind w:leftChars="300" w:left="720"/>
        <w:rPr>
          <w:rFonts w:ascii="Arial" w:hAnsi="Arial" w:cs="Arial"/>
          <w:color w:val="000000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 xml:space="preserve">CC DD EE stands for year month day. </w:t>
      </w:r>
      <w:r>
        <w:rPr>
          <w:rFonts w:ascii="Arial" w:hAnsi="Arial" w:cs="Arial"/>
          <w:color w:val="000000"/>
          <w:sz w:val="18"/>
          <w:szCs w:val="18"/>
          <w:lang w:eastAsia="zh-CN"/>
        </w:rPr>
        <w:t xml:space="preserve">(If year, month, day all is 0, it means no data this day) </w:t>
      </w:r>
    </w:p>
    <w:p w14:paraId="61F73E47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</w:p>
    <w:p w14:paraId="651D04D4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The first response:</w:t>
      </w:r>
    </w:p>
    <w:p w14:paraId="254F2D75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FF GG HH stands for the total steps.</w:t>
      </w:r>
    </w:p>
    <w:p w14:paraId="698F9F51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 xml:space="preserve">II JJ KK stands for 3-byte running </w:t>
      </w:r>
      <w:r>
        <w:rPr>
          <w:rFonts w:ascii="Arial" w:hAnsi="Arial" w:cs="Arial"/>
          <w:sz w:val="18"/>
          <w:szCs w:val="18"/>
          <w:lang w:eastAsia="zh-CN"/>
        </w:rPr>
        <w:t>steps/ aerobic steps, high byte in the front.</w:t>
      </w:r>
    </w:p>
    <w:p w14:paraId="45DFE102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LL MM NN stands for 3-byte calorie value, high byte in the front.</w:t>
      </w:r>
    </w:p>
    <w:p w14:paraId="38C7E9DC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</w:p>
    <w:p w14:paraId="6863787B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 xml:space="preserve">The second response: </w:t>
      </w:r>
    </w:p>
    <w:p w14:paraId="4B120589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FF GG HH stands for 3-byte walking distance, high byte in the front.</w:t>
      </w:r>
    </w:p>
    <w:p w14:paraId="0D6B4678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II JJ stands for 2-byte activity time, the unit is m</w:t>
      </w:r>
      <w:r>
        <w:rPr>
          <w:rFonts w:ascii="Arial" w:hAnsi="Arial" w:cs="Arial"/>
          <w:sz w:val="18"/>
          <w:szCs w:val="18"/>
          <w:lang w:eastAsia="zh-CN"/>
        </w:rPr>
        <w:t xml:space="preserve">inute, </w:t>
      </w:r>
    </w:p>
    <w:p w14:paraId="677B1A12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KK LL 00 00</w:t>
      </w:r>
    </w:p>
    <w:p w14:paraId="78A41261" w14:textId="77777777" w:rsidR="00000000" w:rsidRDefault="00753B7D">
      <w:pPr>
        <w:ind w:leftChars="200" w:left="480"/>
        <w:rPr>
          <w:rFonts w:ascii="Arial" w:hAnsi="Arial" w:cs="Arial"/>
          <w:sz w:val="18"/>
          <w:szCs w:val="18"/>
          <w:lang w:eastAsia="zh-CN"/>
        </w:rPr>
      </w:pPr>
    </w:p>
    <w:p w14:paraId="49621E61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  <w:r>
        <w:rPr>
          <w:rFonts w:ascii="Arial" w:hAnsi="Arial" w:cs="Arial"/>
          <w:b/>
          <w:sz w:val="18"/>
          <w:szCs w:val="18"/>
          <w:lang w:eastAsia="zh-CN"/>
        </w:rPr>
        <w:t>10.Read someday’s activity goal achieved rate:</w:t>
      </w:r>
    </w:p>
    <w:p w14:paraId="543454EA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Command format</w:t>
      </w:r>
      <w:r>
        <w:rPr>
          <w:rFonts w:ascii="Arial" w:hAnsi="Arial" w:cs="Arial"/>
          <w:b/>
          <w:bCs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 xml:space="preserve">                 </w:t>
      </w:r>
      <w:r>
        <w:rPr>
          <w:rFonts w:ascii="Arial" w:hAnsi="Arial" w:cs="Arial"/>
          <w:bCs/>
          <w:sz w:val="18"/>
          <w:szCs w:val="18"/>
          <w:lang w:eastAsia="zh-CN"/>
        </w:rPr>
        <w:t>0x08 AA 00 00 00 00 00 00 00 00 00 00 00 00 00 CRC</w:t>
      </w:r>
    </w:p>
    <w:p w14:paraId="76AA8180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Function</w:t>
      </w:r>
      <w:r>
        <w:rPr>
          <w:rFonts w:ascii="Arial" w:hAnsi="Arial" w:cs="Arial"/>
          <w:b/>
          <w:bCs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sz w:val="18"/>
          <w:szCs w:val="18"/>
          <w:lang w:eastAsia="zh-CN"/>
        </w:rPr>
        <w:tab/>
        <w:t xml:space="preserve">  Read someday’s total activity data</w:t>
      </w:r>
    </w:p>
    <w:p w14:paraId="06370C4E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Description</w:t>
      </w:r>
      <w:r>
        <w:rPr>
          <w:rFonts w:ascii="Arial" w:hAnsi="Arial" w:cs="Arial"/>
          <w:b/>
          <w:bCs/>
          <w:sz w:val="18"/>
          <w:szCs w:val="18"/>
        </w:rPr>
        <w:t>：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sz w:val="18"/>
          <w:szCs w:val="18"/>
          <w:lang w:eastAsia="zh-CN"/>
        </w:rPr>
        <w:tab/>
        <w:t xml:space="preserve">  </w:t>
      </w:r>
      <w:r>
        <w:rPr>
          <w:rFonts w:ascii="Arial" w:hAnsi="Arial" w:cs="Arial"/>
          <w:sz w:val="18"/>
          <w:szCs w:val="18"/>
        </w:rPr>
        <w:t>AA = 0</w:t>
      </w:r>
      <w:r>
        <w:rPr>
          <w:rFonts w:ascii="Arial" w:hAnsi="Arial" w:cs="Arial"/>
          <w:sz w:val="18"/>
          <w:szCs w:val="18"/>
          <w:lang w:eastAsia="zh-CN"/>
        </w:rPr>
        <w:t xml:space="preserve"> stands for current day, </w:t>
      </w:r>
      <w:r>
        <w:rPr>
          <w:rFonts w:ascii="Arial" w:hAnsi="Arial" w:cs="Arial"/>
          <w:sz w:val="18"/>
          <w:szCs w:val="18"/>
        </w:rPr>
        <w:t>AA = 10</w:t>
      </w:r>
      <w:r>
        <w:rPr>
          <w:rFonts w:ascii="Arial" w:hAnsi="Arial" w:cs="Arial"/>
          <w:sz w:val="18"/>
          <w:szCs w:val="18"/>
          <w:lang w:eastAsia="zh-CN"/>
        </w:rPr>
        <w:t xml:space="preserve"> s</w:t>
      </w:r>
      <w:r>
        <w:rPr>
          <w:rFonts w:ascii="Arial" w:hAnsi="Arial" w:cs="Arial"/>
          <w:sz w:val="18"/>
          <w:szCs w:val="18"/>
          <w:lang w:eastAsia="zh-CN"/>
        </w:rPr>
        <w:t>tands for 10 days ago</w:t>
      </w:r>
    </w:p>
    <w:p w14:paraId="08DFC91B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</w:p>
    <w:p w14:paraId="0C32D034" w14:textId="77777777" w:rsidR="00000000" w:rsidRDefault="00753B7D">
      <w:pPr>
        <w:ind w:leftChars="300" w:left="720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Command response</w:t>
      </w:r>
      <w:r>
        <w:rPr>
          <w:rFonts w:ascii="Arial" w:hAnsi="Arial" w:cs="Arial"/>
          <w:b/>
          <w:bCs/>
          <w:sz w:val="18"/>
          <w:szCs w:val="18"/>
        </w:rPr>
        <w:t>：</w:t>
      </w:r>
    </w:p>
    <w:p w14:paraId="146A01A2" w14:textId="77777777" w:rsidR="00000000" w:rsidRDefault="00753B7D">
      <w:pPr>
        <w:ind w:leftChars="300" w:left="720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sz w:val="18"/>
          <w:szCs w:val="18"/>
          <w:lang w:eastAsia="zh-CN"/>
        </w:rPr>
        <w:t>Check right and execute OK, then return: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bCs/>
          <w:sz w:val="18"/>
          <w:szCs w:val="18"/>
        </w:rPr>
        <w:t>0x08 AA BB CC DD EE FF GG HH II JJ KK LL MM NN CRC</w:t>
      </w:r>
    </w:p>
    <w:p w14:paraId="41CD53CE" w14:textId="77777777" w:rsidR="00000000" w:rsidRDefault="00753B7D">
      <w:pPr>
        <w:ind w:leftChars="300" w:left="720"/>
        <w:rPr>
          <w:rFonts w:ascii="Arial" w:hAnsi="Arial" w:cs="Arial"/>
          <w:bCs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Check right and execute OK, then return:</w:t>
      </w:r>
      <w:r>
        <w:rPr>
          <w:rFonts w:ascii="Arial" w:hAnsi="Arial" w:cs="Arial"/>
          <w:bCs/>
          <w:sz w:val="18"/>
          <w:szCs w:val="18"/>
          <w:lang w:eastAsia="zh-CN"/>
        </w:rPr>
        <w:tab/>
        <w:t>0x88 00 00 00 00 00 00 00 00 00 00 00 00 00 00 CRC</w:t>
      </w:r>
    </w:p>
    <w:p w14:paraId="7D14E943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</w:p>
    <w:p w14:paraId="2645B0F8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AA stands for days ago’s data,</w:t>
      </w:r>
      <w:r>
        <w:rPr>
          <w:rFonts w:ascii="Arial" w:hAnsi="Arial" w:cs="Arial"/>
          <w:sz w:val="18"/>
          <w:szCs w:val="18"/>
          <w:lang w:eastAsia="zh-CN"/>
        </w:rPr>
        <w:t xml:space="preserve"> 0 stands for current day, 1 stands for the day before. </w:t>
      </w:r>
    </w:p>
    <w:p w14:paraId="5AA2D6DC" w14:textId="77777777" w:rsidR="00000000" w:rsidRDefault="00753B7D">
      <w:pPr>
        <w:ind w:leftChars="300" w:left="720"/>
        <w:rPr>
          <w:rFonts w:ascii="Arial" w:hAnsi="Arial" w:cs="Arial"/>
          <w:color w:val="000000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BB CC DD stands for year,month, day.</w:t>
      </w:r>
      <w:r>
        <w:rPr>
          <w:rFonts w:ascii="Arial" w:hAnsi="Arial" w:cs="Arial"/>
          <w:color w:val="000000"/>
          <w:sz w:val="18"/>
          <w:szCs w:val="18"/>
          <w:lang w:eastAsia="zh-CN"/>
        </w:rPr>
        <w:t xml:space="preserve"> (If year, month, day all is 0, it means no data this day)</w:t>
      </w:r>
    </w:p>
    <w:p w14:paraId="34199BAD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EE 00, can ignore</w:t>
      </w:r>
    </w:p>
    <w:p w14:paraId="557608F3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FF GG stands for 2-byte activity speed, high byte in the front.</w:t>
      </w:r>
    </w:p>
    <w:p w14:paraId="2C422899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HH II JJ stands for 3-</w:t>
      </w:r>
      <w:r>
        <w:rPr>
          <w:rFonts w:ascii="Arial" w:hAnsi="Arial" w:cs="Arial"/>
          <w:sz w:val="18"/>
          <w:szCs w:val="18"/>
          <w:lang w:eastAsia="zh-CN"/>
        </w:rPr>
        <w:t>byte EX value, high byte in the front.</w:t>
      </w:r>
    </w:p>
    <w:p w14:paraId="011C32A7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 xml:space="preserve">KK LL stands for personal goal finish percentage, 2 bytes, high byte in the front. Value range 0 </w:t>
      </w:r>
      <w:r>
        <w:rPr>
          <w:rFonts w:ascii="宋体" w:cs="Arial"/>
          <w:sz w:val="18"/>
          <w:szCs w:val="18"/>
        </w:rPr>
        <w:sym w:font="Wingdings" w:char="F0E0"/>
      </w:r>
      <w:r>
        <w:rPr>
          <w:rFonts w:ascii="Arial" w:hAnsi="Arial" w:cs="Arial" w:hint="eastAsia"/>
          <w:sz w:val="18"/>
          <w:szCs w:val="18"/>
          <w:lang w:eastAsia="zh-CN"/>
        </w:rPr>
        <w:t xml:space="preserve"> </w:t>
      </w:r>
      <w:r>
        <w:rPr>
          <w:rFonts w:ascii="Arial" w:hAnsi="Arial" w:cs="Arial"/>
          <w:sz w:val="18"/>
          <w:szCs w:val="18"/>
          <w:lang w:eastAsia="zh-CN"/>
        </w:rPr>
        <w:t>999</w:t>
      </w:r>
    </w:p>
    <w:p w14:paraId="31CFE592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MM NN 00 00, can ignore</w:t>
      </w:r>
    </w:p>
    <w:p w14:paraId="0FA6CEA9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</w:p>
    <w:p w14:paraId="0D52E65A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</w:p>
    <w:p w14:paraId="405BC853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  <w:r>
        <w:rPr>
          <w:rFonts w:ascii="Arial" w:hAnsi="Arial" w:cs="Arial"/>
          <w:b/>
          <w:sz w:val="18"/>
          <w:szCs w:val="18"/>
          <w:lang w:eastAsia="zh-CN"/>
        </w:rPr>
        <w:t>11. Start up step real-time meter mode</w:t>
      </w:r>
    </w:p>
    <w:p w14:paraId="1C20EE23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 xml:space="preserve">Command format: </w:t>
      </w:r>
      <w:r>
        <w:rPr>
          <w:rFonts w:ascii="Arial" w:hAnsi="Arial" w:cs="Arial"/>
          <w:sz w:val="18"/>
          <w:szCs w:val="18"/>
          <w:lang w:eastAsia="zh-CN"/>
        </w:rPr>
        <w:t xml:space="preserve">            0x09 00 00 00 00 00 0</w:t>
      </w:r>
      <w:r>
        <w:rPr>
          <w:rFonts w:ascii="Arial" w:hAnsi="Arial" w:cs="Arial"/>
          <w:sz w:val="18"/>
          <w:szCs w:val="18"/>
          <w:lang w:eastAsia="zh-CN"/>
        </w:rPr>
        <w:t xml:space="preserve">0 00 00 00 00 00 00 00 00 CRC  </w:t>
      </w:r>
    </w:p>
    <w:p w14:paraId="365C6592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Function</w:t>
      </w:r>
      <w:r>
        <w:rPr>
          <w:rFonts w:ascii="Arial" w:hAnsi="Arial" w:cs="Arial"/>
          <w:b/>
          <w:bCs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ab/>
        <w:t xml:space="preserve">        </w:t>
      </w:r>
      <w:r>
        <w:rPr>
          <w:rFonts w:ascii="Arial" w:hAnsi="Arial" w:cs="Arial"/>
          <w:b/>
          <w:sz w:val="18"/>
          <w:szCs w:val="18"/>
          <w:lang w:eastAsia="zh-CN"/>
        </w:rPr>
        <w:t xml:space="preserve"> </w:t>
      </w:r>
      <w:r>
        <w:rPr>
          <w:rFonts w:ascii="Arial" w:hAnsi="Arial" w:cs="Arial"/>
          <w:bCs/>
          <w:sz w:val="18"/>
          <w:szCs w:val="18"/>
          <w:lang w:eastAsia="zh-CN"/>
        </w:rPr>
        <w:t>Start up step real-time meter mode</w:t>
      </w:r>
    </w:p>
    <w:p w14:paraId="11B15601" w14:textId="77777777" w:rsidR="00000000" w:rsidRDefault="00753B7D">
      <w:pPr>
        <w:ind w:leftChars="300" w:left="720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Command response:</w:t>
      </w:r>
    </w:p>
    <w:p w14:paraId="5B3D0E2C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sz w:val="18"/>
          <w:szCs w:val="18"/>
          <w:lang w:eastAsia="zh-CN"/>
        </w:rPr>
        <w:t>Check right and execute OK, then return: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bCs/>
          <w:sz w:val="18"/>
          <w:szCs w:val="18"/>
        </w:rPr>
        <w:t>0x09 AA BB CC DD EE FF GG HH II JJ KK LL MM NN CRC</w:t>
      </w:r>
    </w:p>
    <w:p w14:paraId="50559576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Check error and execute Fail then return: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bCs/>
          <w:sz w:val="18"/>
          <w:szCs w:val="18"/>
          <w:lang w:eastAsia="zh-CN"/>
        </w:rPr>
        <w:t>0x89 00 00 00 00 0</w:t>
      </w:r>
      <w:r>
        <w:rPr>
          <w:rFonts w:ascii="Arial" w:hAnsi="Arial" w:cs="Arial"/>
          <w:bCs/>
          <w:sz w:val="18"/>
          <w:szCs w:val="18"/>
          <w:lang w:eastAsia="zh-CN"/>
        </w:rPr>
        <w:t>0 00 00 00 00 00 00 00 00 00 CRC</w:t>
      </w:r>
    </w:p>
    <w:p w14:paraId="7E53A3C9" w14:textId="77777777" w:rsidR="00000000" w:rsidRDefault="00753B7D">
      <w:pPr>
        <w:ind w:leftChars="200" w:left="480"/>
        <w:rPr>
          <w:rFonts w:ascii="Arial" w:hAnsi="Arial" w:cs="Arial"/>
          <w:sz w:val="18"/>
          <w:szCs w:val="18"/>
          <w:lang w:eastAsia="zh-CN"/>
        </w:rPr>
      </w:pPr>
    </w:p>
    <w:p w14:paraId="69BF40A4" w14:textId="77777777" w:rsidR="00000000" w:rsidRDefault="00753B7D">
      <w:pPr>
        <w:spacing w:line="20" w:lineRule="atLeast"/>
        <w:rPr>
          <w:rFonts w:ascii="Arial" w:hAnsi="Arial" w:cs="Arial"/>
          <w:b/>
          <w:bCs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 xml:space="preserve">                Response description:</w:t>
      </w:r>
    </w:p>
    <w:p w14:paraId="691FBFB3" w14:textId="77777777" w:rsidR="00000000" w:rsidRDefault="00753B7D">
      <w:pPr>
        <w:autoSpaceDN w:val="0"/>
        <w:spacing w:line="20" w:lineRule="atLeast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 xml:space="preserve">                After start up succeed, and if the pedometer data with some change, it will sent the command response again   </w:t>
      </w:r>
    </w:p>
    <w:p w14:paraId="020A13FE" w14:textId="77777777" w:rsidR="00000000" w:rsidRDefault="00753B7D">
      <w:pPr>
        <w:autoSpaceDN w:val="0"/>
        <w:spacing w:line="20" w:lineRule="atLeast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 xml:space="preserve">                Automatically</w:t>
      </w:r>
    </w:p>
    <w:p w14:paraId="57ADA235" w14:textId="77777777" w:rsidR="00000000" w:rsidRDefault="00753B7D">
      <w:pPr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 xml:space="preserve">         </w:t>
      </w:r>
    </w:p>
    <w:p w14:paraId="3B34A82B" w14:textId="77777777" w:rsidR="00000000" w:rsidRDefault="00753B7D">
      <w:pPr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 xml:space="preserve">                A</w:t>
      </w:r>
      <w:r>
        <w:rPr>
          <w:rFonts w:ascii="Arial" w:hAnsi="Arial" w:cs="Arial"/>
          <w:sz w:val="18"/>
          <w:szCs w:val="18"/>
          <w:lang w:eastAsia="zh-CN"/>
        </w:rPr>
        <w:t>A BB CC stands for 3-byte total steps, AA stands for the highest byte, CC stands for the lowest byte.</w:t>
      </w:r>
    </w:p>
    <w:p w14:paraId="6E244D17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DD EE FF stands for 3-byte running steps/aerobic steps, DD stands for the highest byte, FF stands for the lowest byte.</w:t>
      </w:r>
    </w:p>
    <w:p w14:paraId="01AE5289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 xml:space="preserve">GG HH II stands for 3-byte calorie </w:t>
      </w:r>
      <w:r>
        <w:rPr>
          <w:rFonts w:ascii="Arial" w:hAnsi="Arial" w:cs="Arial"/>
          <w:sz w:val="18"/>
          <w:szCs w:val="18"/>
          <w:lang w:eastAsia="zh-CN"/>
        </w:rPr>
        <w:t>value, GG stands for the highest byte, II stands for the lowest byte.</w:t>
      </w:r>
    </w:p>
    <w:p w14:paraId="17A109E5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JJ KK LL stands for 3-byte walking distance, JJ stands for the highest byte, LL stands for the lowest byte.</w:t>
      </w:r>
    </w:p>
    <w:p w14:paraId="18054B8C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 xml:space="preserve">MM NN stands for 2-byte activity activity time, the unit is minute. </w:t>
      </w:r>
    </w:p>
    <w:p w14:paraId="1E2FEA91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</w:p>
    <w:p w14:paraId="2F4672B3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</w:p>
    <w:p w14:paraId="3CAB1571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  <w:r>
        <w:rPr>
          <w:rFonts w:ascii="Arial" w:hAnsi="Arial" w:cs="Arial"/>
          <w:b/>
          <w:sz w:val="18"/>
          <w:szCs w:val="18"/>
          <w:lang w:eastAsia="zh-CN"/>
        </w:rPr>
        <w:t>12. Sto</w:t>
      </w:r>
      <w:r>
        <w:rPr>
          <w:rFonts w:ascii="Arial" w:hAnsi="Arial" w:cs="Arial"/>
          <w:b/>
          <w:sz w:val="18"/>
          <w:szCs w:val="18"/>
          <w:lang w:eastAsia="zh-CN"/>
        </w:rPr>
        <w:t xml:space="preserve">p step real-time meter mode: </w:t>
      </w:r>
    </w:p>
    <w:p w14:paraId="0A6276C8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Command format</w:t>
      </w:r>
      <w:r>
        <w:rPr>
          <w:rFonts w:ascii="Arial" w:hAnsi="Arial" w:cs="Arial"/>
          <w:b/>
          <w:bCs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 xml:space="preserve"> 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bCs/>
          <w:sz w:val="18"/>
          <w:szCs w:val="18"/>
          <w:lang w:eastAsia="zh-CN"/>
        </w:rPr>
        <w:t xml:space="preserve">0x0A 00 00 00 00 00 00 00 00 00 00 00 00 00 00 CRC  </w:t>
      </w:r>
    </w:p>
    <w:p w14:paraId="7E738B41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Function</w:t>
      </w:r>
      <w:r>
        <w:rPr>
          <w:rFonts w:ascii="Arial" w:hAnsi="Arial" w:cs="Arial"/>
          <w:b/>
          <w:bCs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sz w:val="18"/>
          <w:szCs w:val="18"/>
          <w:lang w:eastAsia="zh-CN"/>
        </w:rPr>
        <w:tab/>
        <w:t>Stop step real-time meter mode</w:t>
      </w:r>
    </w:p>
    <w:p w14:paraId="31B22A16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Stop step real-time meter mode, and then the pedometer will stop automatically to uploading real-time activity dat</w:t>
      </w:r>
      <w:r>
        <w:rPr>
          <w:rFonts w:ascii="Arial" w:hAnsi="Arial" w:cs="Arial"/>
          <w:sz w:val="18"/>
          <w:szCs w:val="18"/>
          <w:lang w:eastAsia="zh-CN"/>
        </w:rPr>
        <w:t>a.</w:t>
      </w:r>
    </w:p>
    <w:p w14:paraId="1B055002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</w:p>
    <w:p w14:paraId="35DB112D" w14:textId="77777777" w:rsidR="00000000" w:rsidRDefault="00753B7D">
      <w:pPr>
        <w:ind w:leftChars="300" w:left="720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Command response</w:t>
      </w:r>
      <w:r>
        <w:rPr>
          <w:rFonts w:ascii="Arial" w:hAnsi="Arial" w:cs="Arial"/>
          <w:b/>
          <w:bCs/>
          <w:sz w:val="18"/>
          <w:szCs w:val="18"/>
        </w:rPr>
        <w:t>：</w:t>
      </w:r>
    </w:p>
    <w:p w14:paraId="302ECAE2" w14:textId="77777777" w:rsidR="00000000" w:rsidRDefault="00753B7D">
      <w:pPr>
        <w:ind w:leftChars="300" w:left="720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sz w:val="18"/>
          <w:szCs w:val="18"/>
          <w:lang w:eastAsia="zh-CN"/>
        </w:rPr>
        <w:t>Check right and execute OK, then return: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bCs/>
          <w:sz w:val="18"/>
          <w:szCs w:val="18"/>
        </w:rPr>
        <w:t>0x0A 00 00 00 00 00 00 00 00 00 00 00 00 00 00 CRC</w:t>
      </w:r>
    </w:p>
    <w:p w14:paraId="0E2A0A49" w14:textId="77777777" w:rsidR="00000000" w:rsidRDefault="00753B7D">
      <w:pPr>
        <w:ind w:leftChars="300" w:left="720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sz w:val="18"/>
          <w:szCs w:val="18"/>
          <w:lang w:eastAsia="zh-CN"/>
        </w:rPr>
        <w:t>Check error and execute Fail, then return:</w:t>
      </w:r>
      <w:r>
        <w:rPr>
          <w:rFonts w:ascii="Arial" w:hAnsi="Arial" w:cs="Arial"/>
          <w:bCs/>
          <w:sz w:val="18"/>
          <w:szCs w:val="18"/>
          <w:lang w:eastAsia="zh-CN"/>
        </w:rPr>
        <w:tab/>
      </w:r>
      <w:r>
        <w:rPr>
          <w:rFonts w:ascii="Arial" w:hAnsi="Arial" w:cs="Arial"/>
          <w:bCs/>
          <w:sz w:val="18"/>
          <w:szCs w:val="18"/>
        </w:rPr>
        <w:t>0x8A 00 00 00 00 00 00 00 00 00 00 00 00 00 00 CRC</w:t>
      </w:r>
    </w:p>
    <w:p w14:paraId="7DD93F40" w14:textId="77777777" w:rsidR="00000000" w:rsidRDefault="00753B7D">
      <w:pPr>
        <w:ind w:leftChars="100" w:left="240"/>
        <w:rPr>
          <w:rFonts w:ascii="Arial" w:hAnsi="Arial" w:cs="Arial"/>
          <w:sz w:val="18"/>
          <w:szCs w:val="18"/>
        </w:rPr>
      </w:pPr>
    </w:p>
    <w:p w14:paraId="125C64F3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1</w:t>
      </w:r>
      <w:r>
        <w:rPr>
          <w:rFonts w:ascii="Arial" w:hAnsi="Arial" w:cs="Arial"/>
          <w:b/>
          <w:sz w:val="18"/>
          <w:szCs w:val="18"/>
          <w:lang w:eastAsia="zh-CN"/>
        </w:rPr>
        <w:t>3</w:t>
      </w:r>
      <w:r>
        <w:rPr>
          <w:rFonts w:ascii="Arial" w:hAnsi="Arial" w:cs="Arial"/>
          <w:b/>
          <w:sz w:val="18"/>
          <w:szCs w:val="18"/>
        </w:rPr>
        <w:t xml:space="preserve">. </w:t>
      </w:r>
      <w:r>
        <w:rPr>
          <w:rFonts w:ascii="Arial" w:hAnsi="Arial" w:cs="Arial"/>
          <w:b/>
          <w:sz w:val="18"/>
          <w:szCs w:val="18"/>
          <w:lang w:eastAsia="zh-CN"/>
        </w:rPr>
        <w:t xml:space="preserve">Set target steps </w:t>
      </w:r>
      <w:r>
        <w:rPr>
          <w:rFonts w:ascii="Arial" w:hAnsi="Arial" w:cs="Arial"/>
          <w:sz w:val="18"/>
          <w:szCs w:val="18"/>
        </w:rPr>
        <w:t>：</w:t>
      </w:r>
      <w:r>
        <w:rPr>
          <w:rFonts w:ascii="Arial" w:hAnsi="Arial" w:cs="Arial"/>
          <w:sz w:val="18"/>
          <w:szCs w:val="18"/>
        </w:rPr>
        <w:t xml:space="preserve"> </w:t>
      </w:r>
    </w:p>
    <w:p w14:paraId="7D998AED" w14:textId="77777777" w:rsidR="00000000" w:rsidRDefault="00753B7D">
      <w:pPr>
        <w:ind w:leftChars="300" w:left="720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Command format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bCs/>
          <w:sz w:val="18"/>
          <w:szCs w:val="18"/>
        </w:rPr>
        <w:t>0x0B A</w:t>
      </w:r>
      <w:r>
        <w:rPr>
          <w:rFonts w:ascii="Arial" w:hAnsi="Arial" w:cs="Arial"/>
          <w:bCs/>
          <w:sz w:val="18"/>
          <w:szCs w:val="18"/>
        </w:rPr>
        <w:t>A BB CC 00 00 00 00 00 00 00 00 00 00 00 CRC</w:t>
      </w:r>
    </w:p>
    <w:p w14:paraId="06739F56" w14:textId="77777777" w:rsidR="00000000" w:rsidRDefault="00753B7D">
      <w:pPr>
        <w:ind w:leftChars="300" w:left="720"/>
        <w:rPr>
          <w:rFonts w:ascii="Arial" w:hAnsi="Arial" w:cs="Arial"/>
          <w:bCs/>
          <w:sz w:val="18"/>
          <w:szCs w:val="18"/>
          <w:lang w:eastAsia="zh-CN"/>
        </w:rPr>
      </w:pPr>
      <w:r>
        <w:rPr>
          <w:rFonts w:ascii="Arial" w:hAnsi="Arial" w:cs="Arial"/>
          <w:b/>
          <w:sz w:val="18"/>
          <w:szCs w:val="18"/>
          <w:lang w:eastAsia="zh-CN"/>
        </w:rPr>
        <w:t>Function</w:t>
      </w:r>
      <w:r>
        <w:rPr>
          <w:rFonts w:ascii="Arial" w:hAnsi="Arial" w:cs="Arial"/>
          <w:b/>
          <w:sz w:val="18"/>
          <w:szCs w:val="18"/>
          <w:lang w:eastAsia="zh-CN"/>
        </w:rPr>
        <w:t>：</w:t>
      </w:r>
      <w:r>
        <w:rPr>
          <w:rFonts w:ascii="Arial" w:hAnsi="Arial" w:cs="Arial"/>
          <w:bCs/>
          <w:sz w:val="18"/>
          <w:szCs w:val="18"/>
          <w:lang w:eastAsia="zh-CN"/>
        </w:rPr>
        <w:tab/>
        <w:t xml:space="preserve">                Step input target steps to the pedometer </w:t>
      </w:r>
    </w:p>
    <w:p w14:paraId="1CB455D3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Description</w:t>
      </w:r>
      <w:r>
        <w:rPr>
          <w:rFonts w:ascii="Arial" w:hAnsi="Arial" w:cs="Arial"/>
          <w:b/>
          <w:bCs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ab/>
        <w:t xml:space="preserve">                AA BB CC is the target steps value</w:t>
      </w:r>
      <w:r>
        <w:rPr>
          <w:rFonts w:ascii="Arial" w:hAnsi="Arial" w:cs="Arial"/>
          <w:sz w:val="18"/>
          <w:szCs w:val="18"/>
          <w:lang w:eastAsia="zh-CN"/>
        </w:rPr>
        <w:t>，</w:t>
      </w:r>
      <w:r>
        <w:rPr>
          <w:rFonts w:ascii="Arial" w:hAnsi="Arial" w:cs="Arial"/>
          <w:sz w:val="18"/>
          <w:szCs w:val="18"/>
          <w:lang w:eastAsia="zh-CN"/>
        </w:rPr>
        <w:t>3 bytes</w:t>
      </w:r>
      <w:r>
        <w:rPr>
          <w:rFonts w:ascii="Arial" w:hAnsi="Arial" w:cs="Arial"/>
          <w:sz w:val="18"/>
          <w:szCs w:val="18"/>
          <w:lang w:eastAsia="zh-CN"/>
        </w:rPr>
        <w:t>，</w:t>
      </w:r>
      <w:r>
        <w:rPr>
          <w:rFonts w:ascii="Arial" w:hAnsi="Arial" w:cs="Arial"/>
          <w:sz w:val="18"/>
          <w:szCs w:val="18"/>
          <w:lang w:eastAsia="zh-CN"/>
        </w:rPr>
        <w:t>high byte in front.</w:t>
      </w:r>
    </w:p>
    <w:p w14:paraId="4D4D403D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</w:p>
    <w:p w14:paraId="27A65408" w14:textId="77777777" w:rsidR="00000000" w:rsidRDefault="00753B7D">
      <w:pPr>
        <w:ind w:leftChars="300" w:left="720"/>
        <w:rPr>
          <w:rFonts w:ascii="Arial" w:hAnsi="Arial" w:cs="Arial"/>
          <w:b/>
          <w:bCs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Command response</w:t>
      </w:r>
      <w:r>
        <w:rPr>
          <w:rFonts w:ascii="Arial" w:hAnsi="Arial" w:cs="Arial"/>
          <w:b/>
          <w:bCs/>
          <w:sz w:val="18"/>
          <w:szCs w:val="18"/>
          <w:lang w:eastAsia="zh-CN"/>
        </w:rPr>
        <w:t>：</w:t>
      </w:r>
    </w:p>
    <w:p w14:paraId="32F271A7" w14:textId="77777777" w:rsidR="00000000" w:rsidRDefault="00753B7D">
      <w:pPr>
        <w:ind w:leftChars="300" w:left="720"/>
        <w:rPr>
          <w:rFonts w:ascii="Arial" w:hAnsi="Arial" w:cs="Arial"/>
          <w:bCs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Check right and execute OK, then</w:t>
      </w:r>
      <w:r>
        <w:rPr>
          <w:rFonts w:ascii="Arial" w:hAnsi="Arial" w:cs="Arial"/>
          <w:sz w:val="18"/>
          <w:szCs w:val="18"/>
          <w:lang w:eastAsia="zh-CN"/>
        </w:rPr>
        <w:t xml:space="preserve"> return: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bCs/>
          <w:sz w:val="18"/>
          <w:szCs w:val="18"/>
          <w:lang w:eastAsia="zh-CN"/>
        </w:rPr>
        <w:t>0x0B 00 00 00 00 00 00 00 00 00 00 00 00 00 00 CRC</w:t>
      </w:r>
    </w:p>
    <w:p w14:paraId="19FED6BB" w14:textId="77777777" w:rsidR="00000000" w:rsidRDefault="00753B7D">
      <w:pPr>
        <w:ind w:leftChars="300" w:left="720"/>
        <w:rPr>
          <w:rFonts w:ascii="Arial" w:hAnsi="Arial" w:cs="Arial"/>
          <w:bCs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Check error and execute Fail, then return:</w:t>
      </w:r>
      <w:r>
        <w:rPr>
          <w:rFonts w:ascii="Arial" w:hAnsi="Arial" w:cs="Arial"/>
          <w:bCs/>
          <w:sz w:val="18"/>
          <w:szCs w:val="18"/>
          <w:lang w:eastAsia="zh-CN"/>
        </w:rPr>
        <w:tab/>
        <w:t>0x8B 00 00 00 00 00 00 00 00 00 00 00 00 00 00 CRC</w:t>
      </w:r>
    </w:p>
    <w:p w14:paraId="60808D36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</w:p>
    <w:p w14:paraId="3EB6432F" w14:textId="77777777" w:rsidR="00000000" w:rsidRDefault="00753B7D">
      <w:pPr>
        <w:tabs>
          <w:tab w:val="left" w:pos="9540"/>
        </w:tabs>
        <w:ind w:leftChars="300" w:left="720"/>
        <w:rPr>
          <w:rFonts w:ascii="Arial" w:hAnsi="Arial" w:cs="Arial"/>
          <w:sz w:val="18"/>
          <w:szCs w:val="18"/>
          <w:lang w:eastAsia="zh-CN"/>
        </w:rPr>
      </w:pPr>
    </w:p>
    <w:p w14:paraId="713C317F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sz w:val="18"/>
          <w:szCs w:val="18"/>
          <w:lang w:eastAsia="zh-CN"/>
        </w:rPr>
        <w:t xml:space="preserve">14. Get the target steps 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 xml:space="preserve"> </w:t>
      </w:r>
    </w:p>
    <w:p w14:paraId="2D43C3A8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Command format</w:t>
      </w:r>
      <w:r>
        <w:rPr>
          <w:rFonts w:ascii="Arial" w:hAnsi="Arial" w:cs="Arial"/>
          <w:b/>
          <w:bCs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 xml:space="preserve"> </w:t>
      </w:r>
      <w:r>
        <w:rPr>
          <w:rFonts w:ascii="Arial" w:hAnsi="Arial" w:cs="Arial"/>
          <w:sz w:val="18"/>
          <w:szCs w:val="18"/>
          <w:lang w:eastAsia="zh-CN"/>
        </w:rPr>
        <w:tab/>
        <w:t>0x4B 00 00 00 00 00 00 00 00 00 00 00 00 00 00 CRC</w:t>
      </w:r>
    </w:p>
    <w:p w14:paraId="1BB5DAE0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sz w:val="18"/>
          <w:szCs w:val="18"/>
          <w:lang w:eastAsia="zh-CN"/>
        </w:rPr>
        <w:t>Func</w:t>
      </w:r>
      <w:r>
        <w:rPr>
          <w:rFonts w:ascii="Arial" w:hAnsi="Arial" w:cs="Arial"/>
          <w:b/>
          <w:sz w:val="18"/>
          <w:szCs w:val="18"/>
          <w:lang w:eastAsia="zh-CN"/>
        </w:rPr>
        <w:t>tion</w:t>
      </w:r>
      <w:r>
        <w:rPr>
          <w:rFonts w:ascii="Arial" w:hAnsi="Arial" w:cs="Arial"/>
          <w:b/>
          <w:sz w:val="18"/>
          <w:szCs w:val="18"/>
          <w:lang w:eastAsia="zh-CN"/>
        </w:rPr>
        <w:t>：</w:t>
      </w:r>
      <w:r>
        <w:rPr>
          <w:rFonts w:ascii="Arial" w:hAnsi="Arial" w:cs="Arial"/>
          <w:b/>
          <w:sz w:val="18"/>
          <w:szCs w:val="18"/>
          <w:lang w:eastAsia="zh-CN"/>
        </w:rPr>
        <w:tab/>
      </w:r>
      <w:r>
        <w:rPr>
          <w:rFonts w:ascii="Arial" w:hAnsi="Arial" w:cs="Arial"/>
          <w:b/>
          <w:sz w:val="18"/>
          <w:szCs w:val="18"/>
          <w:lang w:eastAsia="zh-CN"/>
        </w:rPr>
        <w:tab/>
      </w:r>
      <w:r>
        <w:rPr>
          <w:rFonts w:ascii="Arial" w:hAnsi="Arial" w:cs="Arial"/>
          <w:color w:val="000000"/>
          <w:sz w:val="18"/>
          <w:szCs w:val="18"/>
          <w:lang w:eastAsia="zh-CN"/>
        </w:rPr>
        <w:t xml:space="preserve">Smartphone </w:t>
      </w:r>
      <w:r>
        <w:rPr>
          <w:rFonts w:ascii="Arial" w:hAnsi="Arial" w:cs="Arial"/>
          <w:sz w:val="18"/>
          <w:szCs w:val="18"/>
          <w:lang w:eastAsia="zh-CN"/>
        </w:rPr>
        <w:t xml:space="preserve"> read target steps on the device </w:t>
      </w:r>
    </w:p>
    <w:p w14:paraId="2A9A8ADC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</w:p>
    <w:p w14:paraId="05CDD857" w14:textId="77777777" w:rsidR="00000000" w:rsidRDefault="00753B7D">
      <w:pPr>
        <w:ind w:leftChars="300" w:left="720"/>
        <w:rPr>
          <w:rFonts w:ascii="Arial" w:hAnsi="Arial" w:cs="Arial"/>
          <w:b/>
          <w:bCs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Command response</w:t>
      </w:r>
      <w:r>
        <w:rPr>
          <w:rFonts w:ascii="Arial" w:hAnsi="Arial" w:cs="Arial"/>
          <w:b/>
          <w:bCs/>
          <w:sz w:val="18"/>
          <w:szCs w:val="18"/>
          <w:lang w:eastAsia="zh-CN"/>
        </w:rPr>
        <w:t>：</w:t>
      </w:r>
    </w:p>
    <w:p w14:paraId="44F140D8" w14:textId="77777777" w:rsidR="00000000" w:rsidRDefault="00753B7D">
      <w:pPr>
        <w:ind w:leftChars="300" w:left="720"/>
        <w:rPr>
          <w:rFonts w:ascii="Arial" w:hAnsi="Arial" w:cs="Arial"/>
          <w:bCs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 xml:space="preserve">Check right and execute OK, then return:                </w:t>
      </w:r>
      <w:r>
        <w:rPr>
          <w:rFonts w:ascii="Arial" w:hAnsi="Arial" w:cs="Arial"/>
          <w:bCs/>
          <w:sz w:val="18"/>
          <w:szCs w:val="18"/>
          <w:lang w:eastAsia="zh-CN"/>
        </w:rPr>
        <w:t>0x4B 00 00 00 00 00 00 00 00 00 00 00 00 00 CRC</w:t>
      </w:r>
    </w:p>
    <w:p w14:paraId="765183FE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  <w:r>
        <w:rPr>
          <w:rFonts w:ascii="Arial" w:hAnsi="Arial" w:cs="Arial"/>
          <w:bCs/>
          <w:sz w:val="18"/>
          <w:szCs w:val="18"/>
          <w:lang w:eastAsia="zh-CN"/>
        </w:rPr>
        <w:t>Check error and execute Fail, then return:</w:t>
      </w:r>
      <w:r>
        <w:rPr>
          <w:rFonts w:ascii="Arial" w:hAnsi="Arial" w:cs="Arial"/>
          <w:bCs/>
          <w:sz w:val="18"/>
          <w:szCs w:val="18"/>
          <w:lang w:eastAsia="zh-CN"/>
        </w:rPr>
        <w:tab/>
        <w:t xml:space="preserve">0xCB AA BB CC 00 00 00 00 00 00 00 00 </w:t>
      </w:r>
      <w:r>
        <w:rPr>
          <w:rFonts w:ascii="Arial" w:hAnsi="Arial" w:cs="Arial"/>
          <w:bCs/>
          <w:sz w:val="18"/>
          <w:szCs w:val="18"/>
          <w:lang w:eastAsia="zh-CN"/>
        </w:rPr>
        <w:t>00 00 00 CRC</w:t>
      </w:r>
    </w:p>
    <w:p w14:paraId="3041AC33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 xml:space="preserve">Response description </w:t>
      </w:r>
      <w:r>
        <w:rPr>
          <w:rFonts w:ascii="Arial" w:hAnsi="Arial" w:cs="Arial"/>
          <w:b/>
          <w:bCs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 xml:space="preserve">    AA BB CC is the target steps value</w:t>
      </w:r>
      <w:r>
        <w:rPr>
          <w:rFonts w:ascii="Arial" w:hAnsi="Arial" w:cs="Arial"/>
          <w:sz w:val="18"/>
          <w:szCs w:val="18"/>
          <w:lang w:eastAsia="zh-CN"/>
        </w:rPr>
        <w:t>，</w:t>
      </w:r>
      <w:r>
        <w:rPr>
          <w:rFonts w:ascii="Arial" w:hAnsi="Arial" w:cs="Arial"/>
          <w:sz w:val="18"/>
          <w:szCs w:val="18"/>
          <w:lang w:eastAsia="zh-CN"/>
        </w:rPr>
        <w:t>3 bytes</w:t>
      </w:r>
      <w:r>
        <w:rPr>
          <w:rFonts w:ascii="Arial" w:hAnsi="Arial" w:cs="Arial"/>
          <w:sz w:val="18"/>
          <w:szCs w:val="18"/>
          <w:lang w:eastAsia="zh-CN"/>
        </w:rPr>
        <w:t>，</w:t>
      </w:r>
      <w:r>
        <w:rPr>
          <w:rFonts w:ascii="Arial" w:hAnsi="Arial" w:cs="Arial"/>
          <w:sz w:val="18"/>
          <w:szCs w:val="18"/>
          <w:lang w:eastAsia="zh-CN"/>
        </w:rPr>
        <w:t>high byte in front.</w:t>
      </w:r>
    </w:p>
    <w:p w14:paraId="6277DCFE" w14:textId="77777777" w:rsidR="00000000" w:rsidRDefault="00753B7D">
      <w:pPr>
        <w:rPr>
          <w:rFonts w:ascii="Arial" w:hAnsi="Arial" w:cs="Arial"/>
          <w:b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ab/>
      </w:r>
    </w:p>
    <w:p w14:paraId="2B65EC85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</w:p>
    <w:p w14:paraId="002F618B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  <w:lang w:eastAsia="zh-CN"/>
        </w:rPr>
        <w:t>15</w:t>
      </w:r>
      <w:r>
        <w:rPr>
          <w:rFonts w:ascii="Arial" w:hAnsi="Arial" w:cs="Arial"/>
          <w:b/>
          <w:sz w:val="18"/>
          <w:szCs w:val="18"/>
        </w:rPr>
        <w:t>. Read device battery</w:t>
      </w:r>
      <w:r>
        <w:rPr>
          <w:rFonts w:ascii="Arial" w:hAnsi="Arial" w:cs="Arial"/>
          <w:sz w:val="18"/>
          <w:szCs w:val="18"/>
        </w:rPr>
        <w:t>：</w:t>
      </w:r>
      <w:r>
        <w:rPr>
          <w:rFonts w:ascii="Arial" w:hAnsi="Arial" w:cs="Arial"/>
          <w:sz w:val="18"/>
          <w:szCs w:val="18"/>
        </w:rPr>
        <w:t xml:space="preserve"> </w:t>
      </w:r>
    </w:p>
    <w:p w14:paraId="34BDBFF4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Command format</w:t>
      </w:r>
      <w:r>
        <w:rPr>
          <w:rFonts w:ascii="Arial" w:hAnsi="Arial" w:cs="Arial"/>
          <w:sz w:val="18"/>
          <w:szCs w:val="18"/>
        </w:rPr>
        <w:t>：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b/>
          <w:sz w:val="18"/>
          <w:szCs w:val="18"/>
        </w:rPr>
        <w:t>0x</w:t>
      </w:r>
      <w:r>
        <w:rPr>
          <w:rFonts w:ascii="Arial" w:hAnsi="Arial" w:cs="Arial"/>
          <w:b/>
          <w:sz w:val="18"/>
          <w:szCs w:val="18"/>
          <w:lang w:eastAsia="zh-CN"/>
        </w:rPr>
        <w:t>13</w:t>
      </w:r>
      <w:r>
        <w:rPr>
          <w:rFonts w:ascii="Arial" w:hAnsi="Arial" w:cs="Arial"/>
          <w:b/>
          <w:sz w:val="18"/>
          <w:szCs w:val="18"/>
        </w:rPr>
        <w:t xml:space="preserve"> </w:t>
      </w:r>
      <w:r>
        <w:rPr>
          <w:rFonts w:ascii="Arial" w:hAnsi="Arial" w:cs="Arial"/>
          <w:b/>
          <w:sz w:val="18"/>
          <w:szCs w:val="18"/>
          <w:lang w:eastAsia="zh-CN"/>
        </w:rPr>
        <w:t>00 00 00 00</w:t>
      </w:r>
      <w:r>
        <w:rPr>
          <w:rFonts w:ascii="Arial" w:hAnsi="Arial" w:cs="Arial"/>
          <w:b/>
          <w:sz w:val="18"/>
          <w:szCs w:val="18"/>
        </w:rPr>
        <w:t xml:space="preserve"> 00 00 00 00 00 00 00 00 00 00 CRC</w:t>
      </w:r>
    </w:p>
    <w:p w14:paraId="6E79BECB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sz w:val="18"/>
          <w:szCs w:val="18"/>
          <w:lang w:eastAsia="zh-CN"/>
        </w:rPr>
        <w:lastRenderedPageBreak/>
        <w:t>Function</w:t>
      </w:r>
      <w:r>
        <w:rPr>
          <w:rFonts w:ascii="Arial" w:hAnsi="Arial" w:cs="Arial"/>
          <w:b/>
          <w:sz w:val="18"/>
          <w:szCs w:val="18"/>
          <w:lang w:eastAsia="zh-CN"/>
        </w:rPr>
        <w:t>：</w:t>
      </w:r>
      <w:r>
        <w:rPr>
          <w:rFonts w:ascii="Arial" w:hAnsi="Arial" w:cs="Arial"/>
          <w:b/>
          <w:sz w:val="18"/>
          <w:szCs w:val="18"/>
          <w:lang w:eastAsia="zh-CN"/>
        </w:rPr>
        <w:tab/>
      </w:r>
      <w:r>
        <w:rPr>
          <w:rFonts w:ascii="Arial" w:hAnsi="Arial" w:cs="Arial"/>
          <w:b/>
          <w:sz w:val="18"/>
          <w:szCs w:val="18"/>
          <w:lang w:eastAsia="zh-CN"/>
        </w:rPr>
        <w:tab/>
      </w:r>
      <w:r>
        <w:rPr>
          <w:rFonts w:ascii="Arial" w:hAnsi="Arial" w:cs="Arial"/>
          <w:b/>
          <w:sz w:val="18"/>
          <w:szCs w:val="18"/>
          <w:lang w:eastAsia="zh-CN"/>
        </w:rPr>
        <w:tab/>
        <w:t>Read device battery</w:t>
      </w:r>
    </w:p>
    <w:p w14:paraId="4F996117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Description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sz w:val="18"/>
          <w:szCs w:val="18"/>
          <w:lang w:eastAsia="zh-CN"/>
        </w:rPr>
        <w:tab/>
      </w:r>
    </w:p>
    <w:p w14:paraId="4A2E8632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 xml:space="preserve">Command </w:t>
      </w:r>
      <w:r>
        <w:rPr>
          <w:rFonts w:ascii="Arial" w:hAnsi="Arial" w:cs="Arial"/>
          <w:b/>
          <w:bCs/>
          <w:sz w:val="18"/>
          <w:szCs w:val="18"/>
          <w:lang w:eastAsia="zh-CN"/>
        </w:rPr>
        <w:t>response</w:t>
      </w:r>
      <w:r>
        <w:rPr>
          <w:rFonts w:ascii="Arial" w:hAnsi="Arial" w:cs="Arial"/>
          <w:sz w:val="18"/>
          <w:szCs w:val="18"/>
          <w:lang w:eastAsia="zh-CN"/>
        </w:rPr>
        <w:t>：</w:t>
      </w:r>
    </w:p>
    <w:p w14:paraId="75DF1A02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Check right and execute OK, then return: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b/>
          <w:sz w:val="18"/>
          <w:szCs w:val="18"/>
          <w:lang w:eastAsia="zh-CN"/>
        </w:rPr>
        <w:t>0x13 AA 00 00 00 00 00 00 00 00 00 00 00 00 00 CRC</w:t>
      </w:r>
    </w:p>
    <w:p w14:paraId="0AF5A382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  <w:r>
        <w:rPr>
          <w:rFonts w:ascii="Arial" w:hAnsi="Arial" w:cs="Arial"/>
          <w:bCs/>
          <w:sz w:val="18"/>
          <w:szCs w:val="18"/>
          <w:lang w:eastAsia="zh-CN"/>
        </w:rPr>
        <w:t>Check error and execute Fail, then return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b/>
          <w:sz w:val="18"/>
          <w:szCs w:val="18"/>
          <w:lang w:eastAsia="zh-CN"/>
        </w:rPr>
        <w:t>0x93 00 00 00 00 00 00 00 00 00 00 00 00 00 00 CRC</w:t>
      </w:r>
    </w:p>
    <w:p w14:paraId="0C8E718B" w14:textId="77777777" w:rsidR="00000000" w:rsidRDefault="00753B7D" w:rsidP="00753B7D">
      <w:pPr>
        <w:ind w:leftChars="300" w:left="817" w:hangingChars="50" w:hanging="97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Response description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>AA  battery level</w:t>
      </w:r>
      <w:r>
        <w:rPr>
          <w:rFonts w:ascii="Arial" w:hAnsi="Arial" w:cs="Arial"/>
          <w:sz w:val="18"/>
          <w:szCs w:val="18"/>
          <w:lang w:eastAsia="zh-CN"/>
        </w:rPr>
        <w:t>，</w:t>
      </w:r>
      <w:r>
        <w:rPr>
          <w:rFonts w:ascii="Arial" w:hAnsi="Arial" w:cs="Arial"/>
          <w:sz w:val="18"/>
          <w:szCs w:val="18"/>
          <w:lang w:eastAsia="zh-CN"/>
        </w:rPr>
        <w:t>from 0x00 to 0x08, 0</w:t>
      </w:r>
      <w:r>
        <w:rPr>
          <w:rFonts w:ascii="Arial" w:hAnsi="Arial" w:cs="Arial"/>
          <w:sz w:val="18"/>
          <w:szCs w:val="18"/>
          <w:lang w:eastAsia="zh-CN"/>
        </w:rPr>
        <w:t>x08 is for the highest battery level, 0x00 is for the lowest battery level</w:t>
      </w:r>
      <w:r>
        <w:rPr>
          <w:rFonts w:ascii="Arial" w:hAnsi="Arial" w:cs="Arial"/>
          <w:sz w:val="18"/>
          <w:szCs w:val="18"/>
          <w:lang w:eastAsia="zh-CN"/>
        </w:rPr>
        <w:t>。</w:t>
      </w:r>
    </w:p>
    <w:p w14:paraId="4FA6A7A1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</w:p>
    <w:p w14:paraId="4779A5ED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</w:p>
    <w:p w14:paraId="20DF5828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  <w:r>
        <w:rPr>
          <w:rFonts w:ascii="Arial" w:hAnsi="Arial" w:cs="Arial"/>
          <w:b/>
          <w:sz w:val="18"/>
          <w:szCs w:val="18"/>
          <w:lang w:eastAsia="zh-CN"/>
        </w:rPr>
        <w:t>16</w:t>
      </w:r>
      <w:r>
        <w:rPr>
          <w:rFonts w:ascii="Arial" w:hAnsi="Arial" w:cs="Arial"/>
          <w:b/>
          <w:sz w:val="18"/>
          <w:szCs w:val="18"/>
          <w:lang w:eastAsia="zh-CN"/>
        </w:rPr>
        <w:t>. Device Bonding</w:t>
      </w:r>
      <w:r>
        <w:rPr>
          <w:rFonts w:ascii="Arial" w:hAnsi="Arial" w:cs="Arial"/>
          <w:b/>
          <w:sz w:val="18"/>
          <w:szCs w:val="18"/>
          <w:lang w:eastAsia="zh-CN"/>
        </w:rPr>
        <w:t>：</w:t>
      </w:r>
      <w:r>
        <w:rPr>
          <w:rFonts w:ascii="Arial" w:hAnsi="Arial" w:cs="Arial"/>
          <w:b/>
          <w:sz w:val="18"/>
          <w:szCs w:val="18"/>
          <w:lang w:eastAsia="zh-CN"/>
        </w:rPr>
        <w:t xml:space="preserve"> </w:t>
      </w:r>
    </w:p>
    <w:p w14:paraId="3345AEF4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Command format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 xml:space="preserve"> 0x20 00 00 00 00 00 00 00 00 00 00 00 00 00 00 CRC</w:t>
      </w:r>
    </w:p>
    <w:p w14:paraId="135597DE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Function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>can bond the device when bluetooth connected</w:t>
      </w:r>
    </w:p>
    <w:p w14:paraId="55AFCF3A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Description</w:t>
      </w:r>
      <w:r>
        <w:rPr>
          <w:rFonts w:ascii="Arial" w:hAnsi="Arial" w:cs="Arial"/>
          <w:sz w:val="18"/>
          <w:szCs w:val="18"/>
          <w:lang w:eastAsia="zh-CN"/>
        </w:rPr>
        <w:t>：</w:t>
      </w:r>
    </w:p>
    <w:p w14:paraId="54ADCB05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Command response</w:t>
      </w:r>
      <w:r>
        <w:rPr>
          <w:rFonts w:ascii="Arial" w:hAnsi="Arial" w:cs="Arial"/>
          <w:sz w:val="18"/>
          <w:szCs w:val="18"/>
          <w:lang w:eastAsia="zh-CN"/>
        </w:rPr>
        <w:t>：</w:t>
      </w:r>
    </w:p>
    <w:p w14:paraId="2A526EB0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Check</w:t>
      </w:r>
      <w:r>
        <w:rPr>
          <w:rFonts w:ascii="Arial" w:hAnsi="Arial" w:cs="Arial"/>
          <w:sz w:val="18"/>
          <w:szCs w:val="18"/>
          <w:lang w:eastAsia="zh-CN"/>
        </w:rPr>
        <w:t xml:space="preserve"> right and execute OK, then return: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>0x20 00 00 00 00 00 00 00 00 00 00 00 00 00 00 CRC</w:t>
      </w:r>
    </w:p>
    <w:p w14:paraId="376D10AF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Cs/>
          <w:sz w:val="18"/>
          <w:szCs w:val="18"/>
          <w:lang w:eastAsia="zh-CN"/>
        </w:rPr>
        <w:t>Check error and execute Fail, then return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>0xA0 00 00 00 00 00 00 00 00 00 00 00 00 00 00 CRC</w:t>
      </w:r>
    </w:p>
    <w:p w14:paraId="6E25CCA2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</w:p>
    <w:p w14:paraId="3B28527F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  <w:r>
        <w:rPr>
          <w:rFonts w:ascii="Arial" w:hAnsi="Arial" w:cs="Arial"/>
          <w:b/>
          <w:sz w:val="18"/>
          <w:szCs w:val="18"/>
          <w:lang w:eastAsia="zh-CN"/>
        </w:rPr>
        <w:t>17</w:t>
      </w:r>
      <w:r>
        <w:rPr>
          <w:rFonts w:ascii="Arial" w:hAnsi="Arial" w:cs="Arial"/>
          <w:b/>
          <w:sz w:val="18"/>
          <w:szCs w:val="18"/>
          <w:lang w:eastAsia="zh-CN"/>
        </w:rPr>
        <w:t>. Answer to confirm the Bonding</w:t>
      </w:r>
      <w:r>
        <w:rPr>
          <w:rFonts w:ascii="Arial" w:hAnsi="Arial" w:cs="Arial"/>
          <w:b/>
          <w:sz w:val="18"/>
          <w:szCs w:val="18"/>
          <w:lang w:eastAsia="zh-CN"/>
        </w:rPr>
        <w:t>：</w:t>
      </w:r>
      <w:r>
        <w:rPr>
          <w:rFonts w:ascii="Arial" w:hAnsi="Arial" w:cs="Arial"/>
          <w:b/>
          <w:sz w:val="18"/>
          <w:szCs w:val="18"/>
          <w:lang w:eastAsia="zh-CN"/>
        </w:rPr>
        <w:t xml:space="preserve"> </w:t>
      </w:r>
    </w:p>
    <w:p w14:paraId="14F19E7E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Command format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 xml:space="preserve"> 0x21 00 00 00 00 00 00 </w:t>
      </w:r>
      <w:r>
        <w:rPr>
          <w:rFonts w:ascii="Arial" w:hAnsi="Arial" w:cs="Arial"/>
          <w:sz w:val="18"/>
          <w:szCs w:val="18"/>
          <w:lang w:eastAsia="zh-CN"/>
        </w:rPr>
        <w:t>00 00 00 00 00 00 00 00 CRC</w:t>
      </w:r>
    </w:p>
    <w:p w14:paraId="1459FEC6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Function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>When device gets the bonding command, will confirm this command if user tap device within 10 seconds</w:t>
      </w:r>
    </w:p>
    <w:p w14:paraId="5B8FB1D8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Description</w:t>
      </w:r>
      <w:r>
        <w:rPr>
          <w:rFonts w:ascii="Arial" w:hAnsi="Arial" w:cs="Arial"/>
          <w:sz w:val="18"/>
          <w:szCs w:val="18"/>
          <w:lang w:eastAsia="zh-CN"/>
        </w:rPr>
        <w:t>：</w:t>
      </w:r>
    </w:p>
    <w:p w14:paraId="32A682FC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Command response</w:t>
      </w:r>
      <w:r>
        <w:rPr>
          <w:rFonts w:ascii="Arial" w:hAnsi="Arial" w:cs="Arial"/>
          <w:sz w:val="18"/>
          <w:szCs w:val="18"/>
          <w:lang w:eastAsia="zh-CN"/>
        </w:rPr>
        <w:t>：</w:t>
      </w:r>
    </w:p>
    <w:p w14:paraId="38FBDD62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Check right and execute OK, then return: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>0x21 00 00 00 00 00 00 00 00 00 00 00 00 00 00</w:t>
      </w:r>
      <w:r>
        <w:rPr>
          <w:rFonts w:ascii="Arial" w:hAnsi="Arial" w:cs="Arial"/>
          <w:sz w:val="18"/>
          <w:szCs w:val="18"/>
          <w:lang w:eastAsia="zh-CN"/>
        </w:rPr>
        <w:t xml:space="preserve"> CRC</w:t>
      </w:r>
    </w:p>
    <w:p w14:paraId="3168B84B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Cs/>
          <w:sz w:val="18"/>
          <w:szCs w:val="18"/>
          <w:lang w:eastAsia="zh-CN"/>
        </w:rPr>
        <w:t>Check error and execute Fail, then return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>0xA1 00 00 00 00 00 00 00 00 00 00 00 00 00 00 CRC</w:t>
      </w:r>
    </w:p>
    <w:p w14:paraId="1972D7DC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</w:p>
    <w:p w14:paraId="65CFD8C1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  <w:r>
        <w:rPr>
          <w:rFonts w:ascii="Arial" w:hAnsi="Arial" w:cs="Arial"/>
          <w:b/>
          <w:sz w:val="18"/>
          <w:szCs w:val="18"/>
          <w:lang w:eastAsia="zh-CN"/>
        </w:rPr>
        <w:t>18</w:t>
      </w:r>
      <w:r>
        <w:rPr>
          <w:rFonts w:ascii="Arial" w:hAnsi="Arial" w:cs="Arial"/>
          <w:b/>
          <w:sz w:val="18"/>
          <w:szCs w:val="18"/>
          <w:lang w:eastAsia="zh-CN"/>
        </w:rPr>
        <w:t>. Read MAC address</w:t>
      </w:r>
      <w:r>
        <w:rPr>
          <w:rFonts w:ascii="Arial" w:hAnsi="Arial" w:cs="Arial"/>
          <w:b/>
          <w:sz w:val="18"/>
          <w:szCs w:val="18"/>
          <w:lang w:eastAsia="zh-CN"/>
        </w:rPr>
        <w:t>：</w:t>
      </w:r>
      <w:r>
        <w:rPr>
          <w:rFonts w:ascii="Arial" w:hAnsi="Arial" w:cs="Arial"/>
          <w:b/>
          <w:sz w:val="18"/>
          <w:szCs w:val="18"/>
          <w:lang w:eastAsia="zh-CN"/>
        </w:rPr>
        <w:t xml:space="preserve"> </w:t>
      </w:r>
    </w:p>
    <w:p w14:paraId="71BB490A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Command format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 xml:space="preserve"> 0x22 00 00 00 00 00 00 00 00 00 00 00 00 00 00 CRC</w:t>
      </w:r>
    </w:p>
    <w:p w14:paraId="38EDF82C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Function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>Read the device MAC add</w:t>
      </w:r>
    </w:p>
    <w:p w14:paraId="1C568D6C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Description</w:t>
      </w:r>
      <w:r>
        <w:rPr>
          <w:rFonts w:ascii="Arial" w:hAnsi="Arial" w:cs="Arial"/>
          <w:sz w:val="18"/>
          <w:szCs w:val="18"/>
          <w:lang w:eastAsia="zh-CN"/>
        </w:rPr>
        <w:t>：</w:t>
      </w:r>
    </w:p>
    <w:p w14:paraId="3F7C2F1E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Command response</w:t>
      </w:r>
      <w:r>
        <w:rPr>
          <w:rFonts w:ascii="Arial" w:hAnsi="Arial" w:cs="Arial"/>
          <w:sz w:val="18"/>
          <w:szCs w:val="18"/>
          <w:lang w:eastAsia="zh-CN"/>
        </w:rPr>
        <w:t>：</w:t>
      </w:r>
    </w:p>
    <w:p w14:paraId="1A28654C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Che</w:t>
      </w:r>
      <w:r>
        <w:rPr>
          <w:rFonts w:ascii="Arial" w:hAnsi="Arial" w:cs="Arial"/>
          <w:sz w:val="18"/>
          <w:szCs w:val="18"/>
          <w:lang w:eastAsia="zh-CN"/>
        </w:rPr>
        <w:t>ck right and execute OK, then return: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>0x22 MAC0 MAC1 MAC2 MAC3 MAC4 MAC5 00 00 00 00 00 00 00 00 CRC</w:t>
      </w:r>
    </w:p>
    <w:p w14:paraId="1AC2CE75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Cs/>
          <w:sz w:val="18"/>
          <w:szCs w:val="18"/>
          <w:lang w:eastAsia="zh-CN"/>
        </w:rPr>
        <w:t>Check error and execute Fail, then return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>0xA2 00 00 00 00 00 00 00 00 00 00 00 00 00 00 CRC</w:t>
      </w:r>
    </w:p>
    <w:p w14:paraId="3E771AAC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</w:p>
    <w:p w14:paraId="7A470CDA" w14:textId="77777777" w:rsidR="00000000" w:rsidRDefault="00753B7D">
      <w:pPr>
        <w:ind w:left="720" w:firstLine="720"/>
        <w:rPr>
          <w:rFonts w:ascii="Arial" w:hAnsi="Arial" w:cs="Arial"/>
          <w:sz w:val="18"/>
          <w:szCs w:val="18"/>
          <w:lang w:eastAsia="zh-CN"/>
        </w:rPr>
      </w:pPr>
    </w:p>
    <w:p w14:paraId="12C4F545" w14:textId="77777777" w:rsidR="00000000" w:rsidRDefault="00753B7D">
      <w:pPr>
        <w:ind w:leftChars="600" w:left="1440" w:firstLine="720"/>
        <w:rPr>
          <w:rFonts w:ascii="Arial" w:hAnsi="Arial" w:cs="Arial"/>
          <w:sz w:val="18"/>
          <w:szCs w:val="18"/>
          <w:lang w:eastAsia="zh-CN"/>
        </w:rPr>
      </w:pPr>
    </w:p>
    <w:p w14:paraId="2902051A" w14:textId="77777777" w:rsidR="00000000" w:rsidRDefault="00753B7D">
      <w:pPr>
        <w:rPr>
          <w:rFonts w:ascii="Arial" w:hAnsi="Arial" w:cs="Arial"/>
          <w:b/>
          <w:color w:val="000000"/>
          <w:sz w:val="18"/>
          <w:szCs w:val="18"/>
          <w:lang w:eastAsia="zh-CN"/>
        </w:rPr>
      </w:pPr>
      <w:r>
        <w:rPr>
          <w:rFonts w:ascii="Arial" w:hAnsi="Arial" w:cs="Arial"/>
          <w:b/>
          <w:sz w:val="18"/>
          <w:szCs w:val="18"/>
          <w:lang w:eastAsia="zh-CN"/>
        </w:rPr>
        <w:t>19</w:t>
      </w:r>
      <w:r>
        <w:rPr>
          <w:rFonts w:ascii="Arial" w:hAnsi="Arial" w:cs="Arial"/>
          <w:b/>
          <w:sz w:val="18"/>
          <w:szCs w:val="18"/>
          <w:lang w:eastAsia="zh-CN"/>
        </w:rPr>
        <w:t xml:space="preserve">. </w:t>
      </w:r>
      <w:r>
        <w:rPr>
          <w:rFonts w:ascii="Arial" w:hAnsi="Arial" w:cs="Arial"/>
          <w:b/>
          <w:bCs/>
          <w:color w:val="000000"/>
          <w:sz w:val="18"/>
          <w:szCs w:val="18"/>
          <w:lang w:eastAsia="zh-CN"/>
        </w:rPr>
        <w:t>Read software version number :</w:t>
      </w:r>
    </w:p>
    <w:p w14:paraId="4D8A704A" w14:textId="77777777" w:rsidR="00000000" w:rsidRDefault="00753B7D">
      <w:pPr>
        <w:rPr>
          <w:rFonts w:ascii="Arial" w:hAnsi="Arial" w:cs="Arial"/>
          <w:color w:val="000000"/>
          <w:sz w:val="18"/>
          <w:szCs w:val="18"/>
          <w:lang w:eastAsia="zh-CN"/>
        </w:rPr>
      </w:pPr>
      <w:r>
        <w:rPr>
          <w:rFonts w:ascii="Arial" w:hAnsi="Arial" w:cs="Arial"/>
          <w:color w:val="000000"/>
          <w:sz w:val="18"/>
          <w:szCs w:val="18"/>
          <w:lang w:eastAsia="zh-CN"/>
        </w:rPr>
        <w:t xml:space="preserve">                </w:t>
      </w:r>
      <w:r>
        <w:rPr>
          <w:rFonts w:ascii="Arial" w:hAnsi="Arial" w:cs="Arial"/>
          <w:b/>
          <w:color w:val="000000"/>
          <w:sz w:val="18"/>
          <w:szCs w:val="18"/>
          <w:lang w:eastAsia="zh-CN"/>
        </w:rPr>
        <w:t xml:space="preserve">Command </w:t>
      </w:r>
      <w:r>
        <w:rPr>
          <w:rFonts w:ascii="Arial" w:hAnsi="Arial" w:cs="Arial"/>
          <w:b/>
          <w:color w:val="000000"/>
          <w:sz w:val="18"/>
          <w:szCs w:val="18"/>
          <w:lang w:eastAsia="zh-CN"/>
        </w:rPr>
        <w:t>format:</w:t>
      </w:r>
      <w:r>
        <w:rPr>
          <w:rFonts w:ascii="Arial" w:hAnsi="Arial" w:cs="Arial"/>
          <w:bCs/>
          <w:color w:val="000000"/>
          <w:sz w:val="18"/>
          <w:szCs w:val="18"/>
          <w:lang w:eastAsia="zh-CN"/>
        </w:rPr>
        <w:t xml:space="preserve"> </w:t>
      </w:r>
      <w:r>
        <w:rPr>
          <w:rFonts w:ascii="Arial" w:hAnsi="Arial" w:cs="Arial"/>
          <w:color w:val="000000"/>
          <w:sz w:val="18"/>
          <w:szCs w:val="18"/>
          <w:lang w:eastAsia="zh-CN"/>
        </w:rPr>
        <w:t xml:space="preserve">   0x27 00 00 00 DD 00 00 00 00 00 00 00 00 00 00 CRC</w:t>
      </w:r>
    </w:p>
    <w:p w14:paraId="5302A96A" w14:textId="77777777" w:rsidR="00000000" w:rsidRDefault="00753B7D">
      <w:pPr>
        <w:ind w:leftChars="300" w:left="720"/>
        <w:rPr>
          <w:rFonts w:ascii="Arial" w:hAnsi="Arial" w:cs="Arial"/>
          <w:color w:val="000000"/>
          <w:sz w:val="18"/>
          <w:szCs w:val="18"/>
          <w:lang w:eastAsia="zh-CN"/>
        </w:rPr>
      </w:pPr>
      <w:r>
        <w:rPr>
          <w:rFonts w:ascii="Arial" w:hAnsi="Arial" w:cs="Arial"/>
          <w:b/>
          <w:bCs/>
          <w:color w:val="000000"/>
          <w:sz w:val="18"/>
          <w:szCs w:val="18"/>
          <w:lang w:eastAsia="zh-CN"/>
        </w:rPr>
        <w:t xml:space="preserve">Function: </w:t>
      </w:r>
      <w:r>
        <w:rPr>
          <w:rFonts w:ascii="Arial" w:hAnsi="Arial" w:cs="Arial"/>
          <w:color w:val="000000"/>
          <w:sz w:val="18"/>
          <w:szCs w:val="18"/>
          <w:lang w:eastAsia="zh-CN"/>
        </w:rPr>
        <w:t xml:space="preserve">                 Read software version number</w:t>
      </w:r>
    </w:p>
    <w:p w14:paraId="282A1BE1" w14:textId="77777777" w:rsidR="00000000" w:rsidRDefault="00753B7D">
      <w:pPr>
        <w:ind w:leftChars="300" w:left="720"/>
        <w:rPr>
          <w:rFonts w:ascii="Arial" w:hAnsi="Arial" w:cs="Arial"/>
          <w:b/>
          <w:bCs/>
          <w:color w:val="000000"/>
          <w:sz w:val="18"/>
          <w:szCs w:val="18"/>
          <w:lang w:eastAsia="zh-CN"/>
        </w:rPr>
      </w:pPr>
      <w:r>
        <w:rPr>
          <w:rFonts w:ascii="Arial" w:hAnsi="Arial" w:cs="Arial"/>
          <w:b/>
          <w:bCs/>
          <w:color w:val="000000"/>
          <w:sz w:val="18"/>
          <w:szCs w:val="18"/>
          <w:lang w:eastAsia="zh-CN"/>
        </w:rPr>
        <w:t>Command response</w:t>
      </w:r>
      <w:r>
        <w:rPr>
          <w:rFonts w:ascii="Arial" w:hAnsi="Arial" w:cs="Arial"/>
          <w:b/>
          <w:bCs/>
          <w:color w:val="000000"/>
          <w:sz w:val="18"/>
          <w:szCs w:val="18"/>
          <w:lang w:eastAsia="zh-CN"/>
        </w:rPr>
        <w:t>：</w:t>
      </w:r>
    </w:p>
    <w:p w14:paraId="727C4E71" w14:textId="77777777" w:rsidR="00000000" w:rsidRDefault="00753B7D">
      <w:pPr>
        <w:ind w:leftChars="300" w:left="720"/>
        <w:rPr>
          <w:rFonts w:ascii="Arial" w:hAnsi="Arial" w:cs="Arial"/>
          <w:color w:val="000000"/>
          <w:sz w:val="18"/>
          <w:szCs w:val="18"/>
          <w:lang w:eastAsia="zh-CN"/>
        </w:rPr>
      </w:pPr>
      <w:r>
        <w:rPr>
          <w:rFonts w:ascii="Arial" w:hAnsi="Arial" w:cs="Arial"/>
          <w:color w:val="000000"/>
          <w:sz w:val="18"/>
          <w:szCs w:val="18"/>
          <w:lang w:eastAsia="zh-CN"/>
        </w:rPr>
        <w:t>Check right and execute OK, then return:                     0x27 AA BB CC DD 00 00 00 00 00 00 00 00 00 00 CRC</w:t>
      </w:r>
    </w:p>
    <w:p w14:paraId="25DA3EBC" w14:textId="77777777" w:rsidR="00000000" w:rsidRDefault="00753B7D">
      <w:pPr>
        <w:ind w:leftChars="300" w:left="720"/>
        <w:rPr>
          <w:rFonts w:ascii="Arial" w:hAnsi="Arial" w:cs="Arial"/>
          <w:color w:val="000000"/>
          <w:sz w:val="18"/>
          <w:szCs w:val="18"/>
          <w:lang w:eastAsia="zh-CN"/>
        </w:rPr>
      </w:pPr>
      <w:r>
        <w:rPr>
          <w:rFonts w:ascii="Arial" w:hAnsi="Arial" w:cs="Arial"/>
          <w:color w:val="000000"/>
          <w:sz w:val="18"/>
          <w:szCs w:val="18"/>
          <w:lang w:eastAsia="zh-CN"/>
        </w:rPr>
        <w:t>Check wr</w:t>
      </w:r>
      <w:r>
        <w:rPr>
          <w:rFonts w:ascii="Arial" w:hAnsi="Arial" w:cs="Arial"/>
          <w:color w:val="000000"/>
          <w:sz w:val="18"/>
          <w:szCs w:val="18"/>
          <w:lang w:eastAsia="zh-CN"/>
        </w:rPr>
        <w:t>ong then execute Fail then return:                  0xA7 00 00 00 00 00 00 00 00 00 00 00 00 00 00 CRC</w:t>
      </w:r>
    </w:p>
    <w:p w14:paraId="40A58B89" w14:textId="77777777" w:rsidR="00000000" w:rsidRDefault="00753B7D">
      <w:pPr>
        <w:rPr>
          <w:rFonts w:ascii="Arial" w:hAnsi="Arial" w:cs="Arial"/>
          <w:color w:val="000000"/>
          <w:sz w:val="18"/>
          <w:szCs w:val="18"/>
          <w:lang w:eastAsia="zh-CN"/>
        </w:rPr>
      </w:pPr>
      <w:r>
        <w:rPr>
          <w:rFonts w:ascii="Arial" w:hAnsi="Arial" w:cs="Arial"/>
          <w:color w:val="000000"/>
          <w:sz w:val="18"/>
          <w:szCs w:val="18"/>
          <w:lang w:eastAsia="zh-CN"/>
        </w:rPr>
        <w:t xml:space="preserve">         </w:t>
      </w:r>
      <w:r>
        <w:rPr>
          <w:rFonts w:ascii="Arial" w:hAnsi="Arial" w:cs="Arial"/>
          <w:b/>
          <w:bCs/>
          <w:color w:val="000000"/>
          <w:sz w:val="18"/>
          <w:szCs w:val="18"/>
          <w:lang w:eastAsia="zh-CN"/>
        </w:rPr>
        <w:t xml:space="preserve">Description: </w:t>
      </w:r>
      <w:r>
        <w:rPr>
          <w:rFonts w:ascii="Arial" w:hAnsi="Arial" w:cs="Arial"/>
          <w:color w:val="000000"/>
          <w:sz w:val="18"/>
          <w:szCs w:val="18"/>
          <w:lang w:eastAsia="zh-CN"/>
        </w:rPr>
        <w:t xml:space="preserve">             </w:t>
      </w:r>
    </w:p>
    <w:p w14:paraId="29E6ED6C" w14:textId="77777777" w:rsidR="00000000" w:rsidRDefault="00753B7D">
      <w:pPr>
        <w:rPr>
          <w:rFonts w:ascii="Arial" w:hAnsi="Arial" w:cs="Arial"/>
          <w:color w:val="000000"/>
          <w:sz w:val="18"/>
          <w:szCs w:val="18"/>
          <w:lang w:eastAsia="zh-CN"/>
        </w:rPr>
      </w:pPr>
      <w:r>
        <w:rPr>
          <w:rFonts w:ascii="Arial" w:hAnsi="Arial" w:cs="Arial"/>
          <w:color w:val="000000"/>
          <w:sz w:val="18"/>
          <w:szCs w:val="18"/>
          <w:lang w:eastAsia="zh-CN"/>
        </w:rPr>
        <w:t xml:space="preserve">                    AA BB CC DD are software version number(16 bytes BCD form)</w:t>
      </w:r>
    </w:p>
    <w:p w14:paraId="1B2F1C3B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</w:p>
    <w:p w14:paraId="795ACEA9" w14:textId="77777777" w:rsidR="00000000" w:rsidRDefault="00753B7D">
      <w:pPr>
        <w:ind w:leftChars="300" w:left="720" w:firstLine="720"/>
        <w:rPr>
          <w:rFonts w:ascii="Arial" w:hAnsi="Arial" w:cs="Arial"/>
          <w:b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ab/>
      </w:r>
    </w:p>
    <w:p w14:paraId="2BB71152" w14:textId="77777777" w:rsidR="00000000" w:rsidRDefault="00753B7D">
      <w:pPr>
        <w:ind w:leftChars="300" w:left="720" w:firstLine="720"/>
        <w:rPr>
          <w:rFonts w:ascii="Arial" w:hAnsi="Arial" w:cs="Arial"/>
          <w:color w:val="FF0000"/>
          <w:sz w:val="18"/>
          <w:szCs w:val="18"/>
          <w:lang w:eastAsia="zh-CN"/>
        </w:rPr>
      </w:pPr>
    </w:p>
    <w:p w14:paraId="29204E3B" w14:textId="77777777" w:rsidR="00000000" w:rsidRDefault="00753B7D">
      <w:pPr>
        <w:rPr>
          <w:rFonts w:ascii="Arial" w:hAnsi="Arial" w:cs="Arial"/>
          <w:b/>
          <w:bCs/>
          <w:color w:val="000000"/>
          <w:sz w:val="18"/>
          <w:szCs w:val="18"/>
          <w:lang w:eastAsia="zh-CN"/>
        </w:rPr>
      </w:pPr>
      <w:r>
        <w:rPr>
          <w:rFonts w:ascii="Arial" w:hAnsi="Arial" w:cs="Arial"/>
          <w:b/>
          <w:bCs/>
          <w:color w:val="000000"/>
          <w:sz w:val="18"/>
          <w:szCs w:val="18"/>
          <w:lang w:eastAsia="zh-CN"/>
        </w:rPr>
        <w:t xml:space="preserve"> 2</w:t>
      </w:r>
      <w:r>
        <w:rPr>
          <w:rFonts w:ascii="Arial" w:hAnsi="Arial" w:cs="Arial"/>
          <w:b/>
          <w:bCs/>
          <w:color w:val="000000"/>
          <w:sz w:val="18"/>
          <w:szCs w:val="18"/>
          <w:lang w:eastAsia="zh-CN"/>
        </w:rPr>
        <w:t>0</w:t>
      </w:r>
      <w:r>
        <w:rPr>
          <w:rFonts w:ascii="Arial" w:hAnsi="Arial" w:cs="Arial"/>
          <w:b/>
          <w:bCs/>
          <w:color w:val="000000"/>
          <w:sz w:val="18"/>
          <w:szCs w:val="18"/>
          <w:lang w:eastAsia="zh-CN"/>
        </w:rPr>
        <w:t>.</w:t>
      </w:r>
      <w:r>
        <w:rPr>
          <w:rFonts w:ascii="Arial" w:hAnsi="Arial" w:cs="Arial"/>
          <w:b/>
          <w:bCs/>
          <w:color w:val="000000"/>
          <w:sz w:val="18"/>
          <w:szCs w:val="18"/>
          <w:lang w:eastAsia="zh-CN"/>
        </w:rPr>
        <w:t xml:space="preserve"> </w:t>
      </w:r>
      <w:r>
        <w:rPr>
          <w:rFonts w:ascii="Arial" w:hAnsi="Arial" w:cs="Arial"/>
          <w:b/>
          <w:bCs/>
          <w:color w:val="000000"/>
          <w:sz w:val="18"/>
          <w:szCs w:val="18"/>
          <w:lang w:eastAsia="zh-CN"/>
        </w:rPr>
        <w:t>MCU reset command:</w:t>
      </w:r>
    </w:p>
    <w:p w14:paraId="5766064C" w14:textId="77777777" w:rsidR="00000000" w:rsidRDefault="00753B7D">
      <w:pPr>
        <w:ind w:leftChars="300" w:left="720"/>
        <w:rPr>
          <w:rFonts w:ascii="Arial" w:hAnsi="Arial" w:cs="Arial"/>
          <w:bCs/>
          <w:color w:val="000000"/>
          <w:sz w:val="18"/>
          <w:szCs w:val="18"/>
          <w:lang w:eastAsia="zh-CN"/>
        </w:rPr>
      </w:pPr>
      <w:r>
        <w:rPr>
          <w:rFonts w:ascii="Arial" w:hAnsi="Arial" w:cs="Arial"/>
          <w:b/>
          <w:color w:val="000000"/>
          <w:sz w:val="18"/>
          <w:szCs w:val="18"/>
          <w:lang w:eastAsia="zh-CN"/>
        </w:rPr>
        <w:t>Command fo</w:t>
      </w:r>
      <w:r>
        <w:rPr>
          <w:rFonts w:ascii="Arial" w:hAnsi="Arial" w:cs="Arial"/>
          <w:b/>
          <w:color w:val="000000"/>
          <w:sz w:val="18"/>
          <w:szCs w:val="18"/>
          <w:lang w:eastAsia="zh-CN"/>
        </w:rPr>
        <w:t xml:space="preserve">rmat:             </w:t>
      </w:r>
      <w:r>
        <w:rPr>
          <w:rFonts w:ascii="Arial" w:hAnsi="Arial" w:cs="Arial"/>
          <w:bCs/>
          <w:color w:val="000000"/>
          <w:sz w:val="18"/>
          <w:szCs w:val="18"/>
          <w:lang w:eastAsia="zh-CN"/>
        </w:rPr>
        <w:t xml:space="preserve"> 0x2E 00 00 00 00 00 00 00 00 00 00 00 00 00 00 CRC </w:t>
      </w:r>
    </w:p>
    <w:p w14:paraId="000C7BC9" w14:textId="77777777" w:rsidR="00000000" w:rsidRDefault="00753B7D">
      <w:pPr>
        <w:rPr>
          <w:rFonts w:ascii="Arial" w:hAnsi="Arial" w:cs="Arial"/>
          <w:color w:val="000000"/>
          <w:sz w:val="18"/>
          <w:szCs w:val="18"/>
          <w:lang w:eastAsia="zh-CN"/>
        </w:rPr>
      </w:pPr>
      <w:r>
        <w:rPr>
          <w:rFonts w:ascii="Arial" w:hAnsi="Arial" w:cs="Arial"/>
          <w:bCs/>
          <w:color w:val="000000"/>
          <w:sz w:val="18"/>
          <w:szCs w:val="18"/>
          <w:lang w:eastAsia="zh-CN"/>
        </w:rPr>
        <w:t xml:space="preserve">                </w:t>
      </w:r>
      <w:r>
        <w:rPr>
          <w:rFonts w:ascii="Arial" w:hAnsi="Arial" w:cs="Arial"/>
          <w:b/>
          <w:bCs/>
          <w:color w:val="000000"/>
          <w:sz w:val="18"/>
          <w:szCs w:val="18"/>
          <w:lang w:eastAsia="zh-CN"/>
        </w:rPr>
        <w:t xml:space="preserve">Function:                           </w:t>
      </w:r>
      <w:r>
        <w:rPr>
          <w:rFonts w:ascii="Arial" w:hAnsi="Arial" w:cs="Arial"/>
          <w:color w:val="000000"/>
          <w:sz w:val="18"/>
          <w:szCs w:val="18"/>
          <w:lang w:eastAsia="zh-CN"/>
        </w:rPr>
        <w:t xml:space="preserve"> APP reset and control MCU</w:t>
      </w:r>
    </w:p>
    <w:p w14:paraId="79F59041" w14:textId="77777777" w:rsidR="00000000" w:rsidRDefault="00753B7D">
      <w:pPr>
        <w:ind w:leftChars="300" w:left="720"/>
        <w:rPr>
          <w:rFonts w:ascii="Arial" w:hAnsi="Arial" w:cs="Arial"/>
          <w:color w:val="000000"/>
          <w:sz w:val="18"/>
          <w:szCs w:val="18"/>
          <w:lang w:eastAsia="zh-CN"/>
        </w:rPr>
      </w:pPr>
      <w:r>
        <w:rPr>
          <w:rFonts w:ascii="Arial" w:hAnsi="Arial" w:cs="Arial"/>
          <w:b/>
          <w:bCs/>
          <w:color w:val="000000"/>
          <w:sz w:val="18"/>
          <w:szCs w:val="18"/>
          <w:lang w:eastAsia="zh-CN"/>
        </w:rPr>
        <w:t xml:space="preserve">Description: </w:t>
      </w:r>
      <w:r>
        <w:rPr>
          <w:rFonts w:ascii="Arial" w:hAnsi="Arial" w:cs="Arial"/>
          <w:color w:val="000000"/>
          <w:sz w:val="18"/>
          <w:szCs w:val="18"/>
          <w:lang w:eastAsia="zh-CN"/>
        </w:rPr>
        <w:t xml:space="preserve">      </w:t>
      </w:r>
    </w:p>
    <w:p w14:paraId="5CABFD55" w14:textId="77777777" w:rsidR="00000000" w:rsidRDefault="00753B7D">
      <w:pPr>
        <w:ind w:leftChars="300" w:left="720"/>
        <w:rPr>
          <w:rFonts w:ascii="Arial" w:hAnsi="Arial" w:cs="Arial"/>
          <w:b/>
          <w:bCs/>
          <w:color w:val="000000"/>
          <w:sz w:val="18"/>
          <w:szCs w:val="18"/>
          <w:lang w:eastAsia="zh-CN"/>
        </w:rPr>
      </w:pPr>
      <w:r>
        <w:rPr>
          <w:rFonts w:ascii="Arial" w:hAnsi="Arial" w:cs="Arial"/>
          <w:b/>
          <w:bCs/>
          <w:color w:val="000000"/>
          <w:sz w:val="18"/>
          <w:szCs w:val="18"/>
          <w:lang w:eastAsia="zh-CN"/>
        </w:rPr>
        <w:t>Command response</w:t>
      </w:r>
      <w:r>
        <w:rPr>
          <w:rFonts w:ascii="Arial" w:hAnsi="Arial" w:cs="Arial"/>
          <w:b/>
          <w:bCs/>
          <w:color w:val="000000"/>
          <w:sz w:val="18"/>
          <w:szCs w:val="18"/>
          <w:lang w:eastAsia="zh-CN"/>
        </w:rPr>
        <w:t>：</w:t>
      </w:r>
    </w:p>
    <w:p w14:paraId="4D2286C3" w14:textId="77777777" w:rsidR="00000000" w:rsidRDefault="00753B7D">
      <w:pPr>
        <w:ind w:leftChars="300" w:left="720"/>
        <w:rPr>
          <w:rFonts w:ascii="Arial" w:hAnsi="Arial" w:cs="Arial"/>
          <w:bCs/>
          <w:color w:val="000000"/>
          <w:sz w:val="18"/>
          <w:szCs w:val="18"/>
          <w:lang w:eastAsia="zh-CN"/>
        </w:rPr>
      </w:pPr>
      <w:r>
        <w:rPr>
          <w:rFonts w:ascii="Arial" w:hAnsi="Arial" w:cs="Arial"/>
          <w:color w:val="000000"/>
          <w:sz w:val="18"/>
          <w:szCs w:val="18"/>
          <w:lang w:eastAsia="zh-CN"/>
        </w:rPr>
        <w:t xml:space="preserve">Check right and execute OK, then return:                     </w:t>
      </w:r>
      <w:r>
        <w:rPr>
          <w:rFonts w:ascii="Arial" w:hAnsi="Arial" w:cs="Arial"/>
          <w:bCs/>
          <w:color w:val="000000"/>
          <w:sz w:val="18"/>
          <w:szCs w:val="18"/>
          <w:lang w:eastAsia="zh-CN"/>
        </w:rPr>
        <w:t>0x2E 00</w:t>
      </w:r>
      <w:r>
        <w:rPr>
          <w:rFonts w:ascii="Arial" w:hAnsi="Arial" w:cs="Arial"/>
          <w:bCs/>
          <w:color w:val="000000"/>
          <w:sz w:val="18"/>
          <w:szCs w:val="18"/>
          <w:lang w:eastAsia="zh-CN"/>
        </w:rPr>
        <w:t xml:space="preserve"> 00 00 00 00 00 00 00 00 00 00 00 00 00 CRC</w:t>
      </w:r>
    </w:p>
    <w:p w14:paraId="4098BB5C" w14:textId="77777777" w:rsidR="00000000" w:rsidRDefault="00753B7D">
      <w:pPr>
        <w:ind w:leftChars="300" w:left="720"/>
        <w:rPr>
          <w:rFonts w:ascii="Arial" w:hAnsi="Arial" w:cs="Arial"/>
          <w:color w:val="000000"/>
          <w:sz w:val="18"/>
          <w:szCs w:val="18"/>
          <w:lang w:eastAsia="zh-CN"/>
        </w:rPr>
      </w:pPr>
      <w:r>
        <w:rPr>
          <w:rFonts w:ascii="Arial" w:hAnsi="Arial" w:cs="Arial"/>
          <w:color w:val="000000"/>
          <w:sz w:val="18"/>
          <w:szCs w:val="18"/>
          <w:lang w:eastAsia="zh-CN"/>
        </w:rPr>
        <w:t>Check wrong then execute Fail then return:                 0xAE 00 00 00 00 00 00 00 00 00 00 00 00 00 00 CRC</w:t>
      </w:r>
    </w:p>
    <w:p w14:paraId="3E588E11" w14:textId="77777777" w:rsidR="00000000" w:rsidRDefault="00753B7D">
      <w:pPr>
        <w:ind w:firstLineChars="750" w:firstLine="1350"/>
        <w:rPr>
          <w:rFonts w:ascii="Arial" w:hAnsi="Arial" w:cs="Arial"/>
          <w:sz w:val="18"/>
          <w:szCs w:val="18"/>
          <w:lang w:eastAsia="zh-CN"/>
        </w:rPr>
      </w:pPr>
    </w:p>
    <w:p w14:paraId="664EED40" w14:textId="77777777" w:rsidR="00000000" w:rsidRDefault="00753B7D">
      <w:pPr>
        <w:rPr>
          <w:rFonts w:ascii="Arial" w:hAnsi="Arial" w:cs="Arial"/>
          <w:b/>
          <w:bCs/>
          <w:color w:val="000000"/>
          <w:sz w:val="18"/>
          <w:szCs w:val="18"/>
          <w:lang w:eastAsia="zh-CN"/>
        </w:rPr>
      </w:pPr>
      <w:r>
        <w:rPr>
          <w:rFonts w:ascii="Arial" w:hAnsi="Arial" w:cs="Arial"/>
          <w:b/>
          <w:color w:val="000000"/>
          <w:sz w:val="18"/>
          <w:szCs w:val="18"/>
          <w:lang w:eastAsia="zh-CN"/>
        </w:rPr>
        <w:t>2</w:t>
      </w:r>
      <w:r>
        <w:rPr>
          <w:rFonts w:ascii="Arial" w:hAnsi="Arial" w:cs="Arial"/>
          <w:b/>
          <w:color w:val="000000"/>
          <w:sz w:val="18"/>
          <w:szCs w:val="18"/>
          <w:lang w:eastAsia="zh-CN"/>
        </w:rPr>
        <w:t>1</w:t>
      </w:r>
      <w:r>
        <w:rPr>
          <w:rFonts w:ascii="Arial" w:hAnsi="Arial" w:cs="Arial"/>
          <w:b/>
          <w:color w:val="000000"/>
          <w:sz w:val="18"/>
          <w:szCs w:val="18"/>
          <w:lang w:eastAsia="zh-CN"/>
        </w:rPr>
        <w:t>. C</w:t>
      </w:r>
      <w:r>
        <w:rPr>
          <w:rFonts w:ascii="Arial" w:hAnsi="Arial" w:cs="Arial"/>
          <w:b/>
          <w:color w:val="000000"/>
          <w:sz w:val="18"/>
          <w:szCs w:val="18"/>
          <w:lang w:eastAsia="zh-CN"/>
        </w:rPr>
        <w:t>onvey</w:t>
      </w:r>
      <w:r>
        <w:rPr>
          <w:rFonts w:ascii="Arial" w:hAnsi="Arial" w:cs="Arial"/>
          <w:b/>
          <w:color w:val="000000"/>
          <w:sz w:val="18"/>
          <w:szCs w:val="18"/>
          <w:lang w:eastAsia="zh-CN"/>
        </w:rPr>
        <w:t xml:space="preserve"> Motor vibration signals:</w:t>
      </w:r>
    </w:p>
    <w:p w14:paraId="7CF0B099" w14:textId="77777777" w:rsidR="00000000" w:rsidRDefault="00753B7D">
      <w:pPr>
        <w:rPr>
          <w:rFonts w:ascii="Arial" w:hAnsi="Arial" w:cs="Arial"/>
          <w:color w:val="000000"/>
          <w:sz w:val="18"/>
          <w:szCs w:val="18"/>
          <w:lang w:eastAsia="zh-CN"/>
        </w:rPr>
      </w:pPr>
      <w:r>
        <w:rPr>
          <w:rFonts w:ascii="Arial" w:hAnsi="Arial" w:cs="Arial"/>
          <w:b/>
          <w:bCs/>
          <w:color w:val="000000"/>
          <w:sz w:val="18"/>
          <w:szCs w:val="18"/>
          <w:lang w:eastAsia="zh-CN"/>
        </w:rPr>
        <w:t xml:space="preserve">                </w:t>
      </w:r>
      <w:r>
        <w:rPr>
          <w:rFonts w:ascii="Arial" w:hAnsi="Arial" w:cs="Arial"/>
          <w:b/>
          <w:color w:val="000000"/>
          <w:sz w:val="18"/>
          <w:szCs w:val="18"/>
          <w:lang w:eastAsia="zh-CN"/>
        </w:rPr>
        <w:t>Command format:</w:t>
      </w:r>
      <w:r>
        <w:rPr>
          <w:rFonts w:ascii="Arial" w:hAnsi="Arial" w:cs="Arial"/>
          <w:b/>
          <w:color w:val="000000"/>
          <w:sz w:val="18"/>
          <w:szCs w:val="18"/>
          <w:lang w:eastAsia="zh-CN"/>
        </w:rPr>
        <w:t xml:space="preserve">            </w:t>
      </w:r>
      <w:r>
        <w:rPr>
          <w:rFonts w:ascii="Arial" w:hAnsi="Arial" w:cs="Arial"/>
          <w:color w:val="000000"/>
          <w:sz w:val="18"/>
          <w:szCs w:val="18"/>
          <w:lang w:eastAsia="zh-CN"/>
        </w:rPr>
        <w:t>0x36 AA 00 00 00 00 00</w:t>
      </w:r>
      <w:r>
        <w:rPr>
          <w:rFonts w:ascii="Arial" w:hAnsi="Arial" w:cs="Arial"/>
          <w:color w:val="000000"/>
          <w:sz w:val="18"/>
          <w:szCs w:val="18"/>
          <w:lang w:eastAsia="zh-CN"/>
        </w:rPr>
        <w:t xml:space="preserve"> 00 00 00 00 00 00 00 00 CRC</w:t>
      </w:r>
    </w:p>
    <w:p w14:paraId="38B3E38E" w14:textId="77777777" w:rsidR="00000000" w:rsidRDefault="00753B7D">
      <w:pPr>
        <w:rPr>
          <w:rFonts w:ascii="Arial" w:hAnsi="Arial" w:cs="Arial"/>
          <w:color w:val="000000"/>
          <w:sz w:val="18"/>
          <w:szCs w:val="18"/>
          <w:lang w:eastAsia="zh-CN"/>
        </w:rPr>
      </w:pPr>
      <w:r>
        <w:rPr>
          <w:rFonts w:ascii="Arial" w:hAnsi="Arial" w:cs="Arial"/>
          <w:b/>
          <w:color w:val="000000"/>
          <w:sz w:val="18"/>
          <w:szCs w:val="18"/>
          <w:lang w:eastAsia="zh-CN"/>
        </w:rPr>
        <w:t xml:space="preserve">  </w:t>
      </w:r>
      <w:r>
        <w:rPr>
          <w:rFonts w:ascii="Arial" w:hAnsi="Arial" w:cs="Arial"/>
          <w:b/>
          <w:color w:val="000000"/>
          <w:sz w:val="18"/>
          <w:szCs w:val="18"/>
          <w:lang w:eastAsia="zh-CN"/>
        </w:rPr>
        <w:t xml:space="preserve">              </w:t>
      </w:r>
      <w:r>
        <w:rPr>
          <w:rFonts w:ascii="Arial" w:hAnsi="Arial" w:cs="Arial"/>
          <w:b/>
          <w:bCs/>
          <w:color w:val="000000"/>
          <w:sz w:val="18"/>
          <w:szCs w:val="18"/>
          <w:lang w:eastAsia="zh-CN"/>
        </w:rPr>
        <w:t xml:space="preserve">Function:   </w:t>
      </w:r>
      <w:r>
        <w:rPr>
          <w:rFonts w:ascii="Arial" w:hAnsi="Arial" w:cs="Arial"/>
          <w:b/>
          <w:bCs/>
          <w:color w:val="000000"/>
          <w:sz w:val="18"/>
          <w:szCs w:val="18"/>
          <w:lang w:eastAsia="zh-CN"/>
        </w:rPr>
        <w:t xml:space="preserve">               </w:t>
      </w:r>
      <w:r>
        <w:rPr>
          <w:rFonts w:ascii="Arial" w:hAnsi="Arial" w:cs="Arial"/>
          <w:color w:val="000000"/>
          <w:sz w:val="18"/>
          <w:szCs w:val="18"/>
          <w:lang w:eastAsia="zh-CN"/>
        </w:rPr>
        <w:t xml:space="preserve">    Set display mode</w:t>
      </w:r>
    </w:p>
    <w:p w14:paraId="682D8FBB" w14:textId="77777777" w:rsidR="00000000" w:rsidRDefault="00753B7D">
      <w:pPr>
        <w:rPr>
          <w:rFonts w:ascii="Arial" w:hAnsi="Arial" w:cs="Arial"/>
          <w:b/>
          <w:bCs/>
          <w:color w:val="000000"/>
          <w:sz w:val="18"/>
          <w:szCs w:val="18"/>
          <w:lang w:eastAsia="zh-CN"/>
        </w:rPr>
      </w:pPr>
      <w:r>
        <w:rPr>
          <w:rFonts w:ascii="Arial" w:hAnsi="Arial" w:cs="Arial"/>
          <w:color w:val="000000"/>
          <w:sz w:val="18"/>
          <w:szCs w:val="18"/>
          <w:lang w:eastAsia="zh-CN"/>
        </w:rPr>
        <w:lastRenderedPageBreak/>
        <w:t xml:space="preserve">                </w:t>
      </w:r>
      <w:r>
        <w:rPr>
          <w:rFonts w:ascii="Arial" w:hAnsi="Arial" w:cs="Arial"/>
          <w:b/>
          <w:bCs/>
          <w:color w:val="000000"/>
          <w:sz w:val="18"/>
          <w:szCs w:val="18"/>
          <w:lang w:eastAsia="zh-CN"/>
        </w:rPr>
        <w:t>Description:</w:t>
      </w:r>
      <w:r>
        <w:rPr>
          <w:rFonts w:ascii="Arial" w:hAnsi="Arial" w:cs="Arial"/>
          <w:b/>
          <w:bCs/>
          <w:color w:val="000000"/>
          <w:sz w:val="18"/>
          <w:szCs w:val="18"/>
          <w:lang w:eastAsia="zh-CN"/>
        </w:rPr>
        <w:t xml:space="preserve">       </w:t>
      </w:r>
      <w:r>
        <w:rPr>
          <w:rFonts w:ascii="Arial" w:hAnsi="Arial" w:cs="Arial"/>
          <w:color w:val="000000"/>
          <w:sz w:val="18"/>
          <w:szCs w:val="18"/>
          <w:lang w:eastAsia="zh-CN"/>
        </w:rPr>
        <w:t>AA: vibration time, unit is 0.25ms. The max value is 10, that is 2.5s.</w:t>
      </w:r>
    </w:p>
    <w:p w14:paraId="36EFEE46" w14:textId="77777777" w:rsidR="00000000" w:rsidRDefault="00753B7D">
      <w:pPr>
        <w:rPr>
          <w:rFonts w:ascii="Arial" w:hAnsi="Arial" w:cs="Arial"/>
          <w:b/>
          <w:bCs/>
          <w:color w:val="000000"/>
          <w:sz w:val="18"/>
          <w:szCs w:val="18"/>
          <w:lang w:eastAsia="zh-CN"/>
        </w:rPr>
      </w:pPr>
      <w:r>
        <w:rPr>
          <w:rFonts w:ascii="Arial" w:hAnsi="Arial" w:cs="Arial"/>
          <w:b/>
          <w:bCs/>
          <w:color w:val="000000"/>
          <w:sz w:val="18"/>
          <w:szCs w:val="18"/>
          <w:lang w:eastAsia="zh-CN"/>
        </w:rPr>
        <w:t xml:space="preserve">                </w:t>
      </w:r>
      <w:r>
        <w:rPr>
          <w:rFonts w:ascii="Arial" w:hAnsi="Arial" w:cs="Arial"/>
          <w:b/>
          <w:bCs/>
          <w:color w:val="000000"/>
          <w:sz w:val="18"/>
          <w:szCs w:val="18"/>
          <w:lang w:eastAsia="zh-CN"/>
        </w:rPr>
        <w:t>Command response</w:t>
      </w:r>
      <w:r>
        <w:rPr>
          <w:rFonts w:ascii="Arial" w:hAnsi="Arial" w:cs="Arial"/>
          <w:b/>
          <w:bCs/>
          <w:color w:val="000000"/>
          <w:sz w:val="18"/>
          <w:szCs w:val="18"/>
          <w:lang w:eastAsia="zh-CN"/>
        </w:rPr>
        <w:t>：</w:t>
      </w:r>
    </w:p>
    <w:p w14:paraId="2D94B824" w14:textId="77777777" w:rsidR="00000000" w:rsidRDefault="00753B7D">
      <w:pPr>
        <w:rPr>
          <w:rFonts w:ascii="Arial" w:hAnsi="Arial" w:cs="Arial"/>
          <w:color w:val="000000"/>
          <w:sz w:val="18"/>
          <w:szCs w:val="18"/>
          <w:lang w:eastAsia="zh-CN"/>
        </w:rPr>
      </w:pPr>
      <w:r>
        <w:rPr>
          <w:rFonts w:ascii="Arial" w:hAnsi="Arial" w:cs="Arial"/>
          <w:color w:val="000000"/>
          <w:sz w:val="18"/>
          <w:szCs w:val="18"/>
          <w:lang w:eastAsia="zh-CN"/>
        </w:rPr>
        <w:t xml:space="preserve">                </w:t>
      </w:r>
      <w:r>
        <w:rPr>
          <w:rFonts w:ascii="Arial" w:hAnsi="Arial" w:cs="Arial"/>
          <w:color w:val="000000"/>
          <w:sz w:val="18"/>
          <w:szCs w:val="18"/>
          <w:lang w:eastAsia="zh-CN"/>
        </w:rPr>
        <w:t>Check r</w:t>
      </w:r>
      <w:r>
        <w:rPr>
          <w:rFonts w:ascii="Arial" w:hAnsi="Arial" w:cs="Arial"/>
          <w:color w:val="000000"/>
          <w:sz w:val="18"/>
          <w:szCs w:val="18"/>
          <w:lang w:eastAsia="zh-CN"/>
        </w:rPr>
        <w:t>ight and execute OK, then return:  0x36 00 00 00 00 00 00 00 00 00 00 00 00 00 00 CRC</w:t>
      </w:r>
    </w:p>
    <w:p w14:paraId="3D690635" w14:textId="77777777" w:rsidR="00000000" w:rsidRDefault="00753B7D">
      <w:pPr>
        <w:rPr>
          <w:rFonts w:ascii="Arial" w:hAnsi="Arial" w:cs="Arial"/>
          <w:color w:val="000000"/>
          <w:sz w:val="18"/>
          <w:szCs w:val="18"/>
          <w:lang w:eastAsia="zh-CN"/>
        </w:rPr>
      </w:pPr>
      <w:r>
        <w:rPr>
          <w:rFonts w:ascii="Arial" w:hAnsi="Arial" w:cs="Arial"/>
          <w:b/>
          <w:bCs/>
          <w:color w:val="000000"/>
          <w:sz w:val="18"/>
          <w:szCs w:val="18"/>
          <w:lang w:eastAsia="zh-CN"/>
        </w:rPr>
        <w:t xml:space="preserve">                </w:t>
      </w:r>
      <w:r>
        <w:rPr>
          <w:rFonts w:ascii="Arial" w:hAnsi="Arial" w:cs="Arial"/>
          <w:color w:val="000000"/>
          <w:sz w:val="18"/>
          <w:szCs w:val="18"/>
          <w:lang w:eastAsia="zh-CN"/>
        </w:rPr>
        <w:t>Check wrong then execute Fail then return:    0xB6 00 00 00 00 00 00 00 00 00 00 00 00 00 00 CRC</w:t>
      </w:r>
    </w:p>
    <w:p w14:paraId="012003E3" w14:textId="77777777" w:rsidR="00000000" w:rsidRDefault="00753B7D">
      <w:pPr>
        <w:rPr>
          <w:rFonts w:ascii="Arial" w:hAnsi="Arial" w:cs="Arial"/>
          <w:color w:val="000000"/>
          <w:sz w:val="18"/>
          <w:szCs w:val="18"/>
          <w:lang w:eastAsia="zh-CN"/>
        </w:rPr>
      </w:pPr>
    </w:p>
    <w:p w14:paraId="4441CCC5" w14:textId="77777777" w:rsidR="00000000" w:rsidRDefault="00753B7D">
      <w:pPr>
        <w:ind w:firstLineChars="750" w:firstLine="1350"/>
        <w:rPr>
          <w:rFonts w:ascii="Arial" w:hAnsi="Arial" w:cs="Arial"/>
          <w:sz w:val="18"/>
          <w:szCs w:val="18"/>
          <w:lang w:eastAsia="zh-CN"/>
        </w:rPr>
      </w:pPr>
    </w:p>
    <w:p w14:paraId="2B5968FA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</w:p>
    <w:p w14:paraId="201D01BC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  <w:r>
        <w:rPr>
          <w:rFonts w:ascii="Arial" w:hAnsi="Arial" w:cs="Arial"/>
          <w:b/>
          <w:sz w:val="18"/>
          <w:szCs w:val="18"/>
          <w:lang w:eastAsia="zh-CN"/>
        </w:rPr>
        <w:t>22</w:t>
      </w:r>
      <w:r>
        <w:rPr>
          <w:rFonts w:ascii="Arial" w:hAnsi="Arial" w:cs="Arial"/>
          <w:b/>
          <w:sz w:val="18"/>
          <w:szCs w:val="18"/>
          <w:lang w:eastAsia="zh-CN"/>
        </w:rPr>
        <w:t>. Set time format</w:t>
      </w:r>
    </w:p>
    <w:p w14:paraId="13D844A5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sz w:val="18"/>
          <w:szCs w:val="18"/>
          <w:lang w:eastAsia="zh-CN"/>
        </w:rPr>
        <w:t>Command format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 xml:space="preserve"> 0x37 AA 00 00 00 0</w:t>
      </w:r>
      <w:r>
        <w:rPr>
          <w:rFonts w:ascii="Arial" w:hAnsi="Arial" w:cs="Arial"/>
          <w:sz w:val="18"/>
          <w:szCs w:val="18"/>
          <w:lang w:eastAsia="zh-CN"/>
        </w:rPr>
        <w:t>0 00 00 00 00 00 00 00 00 00 CRC</w:t>
      </w:r>
    </w:p>
    <w:p w14:paraId="6ACE1C05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Function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>set time format</w:t>
      </w:r>
    </w:p>
    <w:p w14:paraId="0015E0DC" w14:textId="77777777" w:rsidR="00000000" w:rsidRDefault="00753B7D">
      <w:pPr>
        <w:ind w:firstLine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Description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>AA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 xml:space="preserve"> =0 stands for 12hour format, =1 stands for 24hour format</w:t>
      </w:r>
    </w:p>
    <w:p w14:paraId="626000E8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</w:p>
    <w:p w14:paraId="180FABD6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Command response</w:t>
      </w:r>
      <w:r>
        <w:rPr>
          <w:rFonts w:ascii="Arial" w:hAnsi="Arial" w:cs="Arial"/>
          <w:sz w:val="18"/>
          <w:szCs w:val="18"/>
          <w:lang w:eastAsia="zh-CN"/>
        </w:rPr>
        <w:t>：</w:t>
      </w:r>
    </w:p>
    <w:p w14:paraId="2C3FF2E8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Check right and execute OK, then return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>0x37 00 00 00 00 00 00 00 00 00 00 00 00 00 00 CRC</w:t>
      </w:r>
    </w:p>
    <w:p w14:paraId="2C5670AB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Check wrong the</w:t>
      </w:r>
      <w:r>
        <w:rPr>
          <w:rFonts w:ascii="Arial" w:hAnsi="Arial" w:cs="Arial"/>
          <w:sz w:val="18"/>
          <w:szCs w:val="18"/>
          <w:lang w:eastAsia="zh-CN"/>
        </w:rPr>
        <w:t>n execute Fail then return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>0xB7 00 00 00 00 00 00 00 00 00 00 00 00 00 00 CRC</w:t>
      </w:r>
    </w:p>
    <w:p w14:paraId="0B2D276B" w14:textId="77777777" w:rsidR="00000000" w:rsidRDefault="00753B7D">
      <w:pPr>
        <w:ind w:leftChars="300" w:left="720"/>
        <w:rPr>
          <w:rFonts w:ascii="Arial" w:hAnsi="Arial" w:cs="Arial"/>
          <w:color w:val="FF0000"/>
          <w:sz w:val="18"/>
          <w:szCs w:val="18"/>
          <w:lang w:eastAsia="zh-CN"/>
        </w:rPr>
      </w:pPr>
    </w:p>
    <w:p w14:paraId="5E4DD86F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  <w:r>
        <w:rPr>
          <w:rFonts w:ascii="Arial" w:hAnsi="Arial" w:cs="Arial"/>
          <w:b/>
          <w:sz w:val="18"/>
          <w:szCs w:val="18"/>
          <w:lang w:eastAsia="zh-CN"/>
        </w:rPr>
        <w:t>23</w:t>
      </w:r>
      <w:r>
        <w:rPr>
          <w:rFonts w:ascii="Arial" w:hAnsi="Arial" w:cs="Arial"/>
          <w:b/>
          <w:sz w:val="18"/>
          <w:szCs w:val="18"/>
          <w:lang w:eastAsia="zh-CN"/>
        </w:rPr>
        <w:t>. Read time format</w:t>
      </w:r>
    </w:p>
    <w:p w14:paraId="6B750CBD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sz w:val="18"/>
          <w:szCs w:val="18"/>
          <w:lang w:eastAsia="zh-CN"/>
        </w:rPr>
        <w:t>Command format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 xml:space="preserve"> 0x38 00 00 00 00 00 00 00 00 00 00 00 00 00 00 CRC</w:t>
      </w:r>
    </w:p>
    <w:p w14:paraId="04769684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Function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>Read time format</w:t>
      </w:r>
    </w:p>
    <w:p w14:paraId="5478F023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</w:p>
    <w:p w14:paraId="3EA152AB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sz w:val="18"/>
          <w:szCs w:val="18"/>
          <w:lang w:eastAsia="zh-CN"/>
        </w:rPr>
        <w:t>Command format</w:t>
      </w:r>
      <w:r>
        <w:rPr>
          <w:rFonts w:ascii="Arial" w:hAnsi="Arial" w:cs="Arial"/>
          <w:sz w:val="18"/>
          <w:szCs w:val="18"/>
          <w:lang w:eastAsia="zh-CN"/>
        </w:rPr>
        <w:t>：</w:t>
      </w:r>
    </w:p>
    <w:p w14:paraId="4DED4FCC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Check right and execute OK, then return</w:t>
      </w:r>
      <w:r>
        <w:rPr>
          <w:rFonts w:ascii="Arial" w:hAnsi="Arial" w:cs="Arial"/>
          <w:sz w:val="18"/>
          <w:szCs w:val="18"/>
          <w:lang w:eastAsia="zh-CN"/>
        </w:rPr>
        <w:t>：：</w:t>
      </w:r>
      <w:r>
        <w:rPr>
          <w:rFonts w:ascii="Arial" w:hAnsi="Arial" w:cs="Arial"/>
          <w:sz w:val="18"/>
          <w:szCs w:val="18"/>
          <w:lang w:eastAsia="zh-CN"/>
        </w:rPr>
        <w:t xml:space="preserve">0x38 </w:t>
      </w:r>
      <w:r>
        <w:rPr>
          <w:rFonts w:ascii="Arial" w:hAnsi="Arial" w:cs="Arial"/>
          <w:sz w:val="18"/>
          <w:szCs w:val="18"/>
          <w:lang w:eastAsia="zh-CN"/>
        </w:rPr>
        <w:t>AA 00 00 00 00 00 00 00 00 00 00 00 00 00 CRC</w:t>
      </w:r>
    </w:p>
    <w:p w14:paraId="241B319C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Check wrong then execute Fail then return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>0xB8 00 00 00 00 00 00 00 00 00 00 00 00 00 00 CRC</w:t>
      </w:r>
    </w:p>
    <w:p w14:paraId="424AE1BF" w14:textId="77777777" w:rsidR="00000000" w:rsidRDefault="00753B7D">
      <w:pPr>
        <w:ind w:firstLine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Response Description: AA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 xml:space="preserve"> =0  stand for 12hour format</w:t>
      </w:r>
      <w:r>
        <w:rPr>
          <w:rFonts w:ascii="Arial" w:hAnsi="Arial" w:cs="Arial"/>
          <w:sz w:val="18"/>
          <w:szCs w:val="18"/>
          <w:lang w:eastAsia="zh-CN"/>
        </w:rPr>
        <w:t>；</w:t>
      </w:r>
      <w:r>
        <w:rPr>
          <w:rFonts w:ascii="Arial" w:hAnsi="Arial" w:cs="Arial"/>
          <w:sz w:val="18"/>
          <w:szCs w:val="18"/>
          <w:lang w:eastAsia="zh-CN"/>
        </w:rPr>
        <w:t>=1 stands for 24 hour format</w:t>
      </w:r>
    </w:p>
    <w:p w14:paraId="4DC33F71" w14:textId="77777777" w:rsidR="00000000" w:rsidRDefault="00753B7D">
      <w:pPr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sz w:val="18"/>
          <w:szCs w:val="18"/>
          <w:lang w:eastAsia="zh-CN"/>
        </w:rPr>
        <w:t xml:space="preserve"> </w:t>
      </w:r>
    </w:p>
    <w:p w14:paraId="5665B0D6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</w:p>
    <w:p w14:paraId="163DD2F8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</w:p>
    <w:p w14:paraId="5CD323AC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  <w:r>
        <w:rPr>
          <w:rFonts w:ascii="Arial" w:hAnsi="Arial" w:cs="Arial"/>
          <w:b/>
          <w:sz w:val="18"/>
          <w:szCs w:val="18"/>
          <w:lang w:eastAsia="zh-CN"/>
        </w:rPr>
        <w:t>24</w:t>
      </w:r>
      <w:r>
        <w:rPr>
          <w:rFonts w:ascii="Arial" w:hAnsi="Arial" w:cs="Arial"/>
          <w:b/>
          <w:sz w:val="18"/>
          <w:szCs w:val="18"/>
          <w:lang w:eastAsia="zh-CN"/>
        </w:rPr>
        <w:t xml:space="preserve">. Get Current Activity info </w:t>
      </w:r>
    </w:p>
    <w:p w14:paraId="2B0C6470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sz w:val="18"/>
          <w:szCs w:val="18"/>
          <w:lang w:eastAsia="zh-CN"/>
        </w:rPr>
        <w:t>Command format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 xml:space="preserve"> 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b/>
          <w:sz w:val="18"/>
          <w:szCs w:val="18"/>
          <w:lang w:eastAsia="zh-CN"/>
        </w:rPr>
        <w:t>0x48 00 00 00 00 00 00 00 00 00 00 00 00 00 00 CRC</w:t>
      </w:r>
      <w:r>
        <w:rPr>
          <w:rFonts w:ascii="Arial" w:hAnsi="Arial" w:cs="Arial"/>
          <w:sz w:val="18"/>
          <w:szCs w:val="18"/>
          <w:lang w:eastAsia="zh-CN"/>
        </w:rPr>
        <w:t xml:space="preserve">  </w:t>
      </w:r>
    </w:p>
    <w:p w14:paraId="1575E632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Function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sz w:val="18"/>
          <w:szCs w:val="18"/>
          <w:lang w:eastAsia="zh-CN"/>
        </w:rPr>
        <w:tab/>
        <w:t>Read/Upload current activity info to app</w:t>
      </w:r>
    </w:p>
    <w:p w14:paraId="670CC6E8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Command response</w:t>
      </w:r>
      <w:r>
        <w:rPr>
          <w:rFonts w:ascii="Arial" w:hAnsi="Arial" w:cs="Arial"/>
          <w:sz w:val="18"/>
          <w:szCs w:val="18"/>
        </w:rPr>
        <w:t>：</w:t>
      </w:r>
    </w:p>
    <w:p w14:paraId="70379BB4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sz w:val="18"/>
          <w:szCs w:val="18"/>
          <w:lang w:eastAsia="zh-CN"/>
        </w:rPr>
        <w:t>Check right and execute OK, then return</w:t>
      </w:r>
      <w:r>
        <w:rPr>
          <w:rFonts w:ascii="Arial" w:hAnsi="Arial" w:cs="Arial"/>
          <w:sz w:val="18"/>
          <w:szCs w:val="18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b/>
          <w:sz w:val="18"/>
          <w:szCs w:val="18"/>
        </w:rPr>
        <w:t>0x</w:t>
      </w:r>
      <w:r>
        <w:rPr>
          <w:rFonts w:ascii="Arial" w:hAnsi="Arial" w:cs="Arial"/>
          <w:b/>
          <w:sz w:val="18"/>
          <w:szCs w:val="18"/>
          <w:lang w:eastAsia="zh-CN"/>
        </w:rPr>
        <w:t>48</w:t>
      </w:r>
      <w:r>
        <w:rPr>
          <w:rFonts w:ascii="Arial" w:hAnsi="Arial" w:cs="Arial"/>
          <w:b/>
          <w:sz w:val="18"/>
          <w:szCs w:val="18"/>
        </w:rPr>
        <w:t xml:space="preserve"> AA BB CC DD EE FF GG HH II JJ KK LL MM NN CRC</w:t>
      </w:r>
    </w:p>
    <w:p w14:paraId="205D3809" w14:textId="77777777" w:rsidR="00000000" w:rsidRDefault="00753B7D">
      <w:pPr>
        <w:ind w:leftChars="300" w:left="720"/>
        <w:rPr>
          <w:rFonts w:ascii="Arial" w:hAnsi="Arial" w:cs="Arial"/>
          <w:b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Check wrong then exec</w:t>
      </w:r>
      <w:r>
        <w:rPr>
          <w:rFonts w:ascii="Arial" w:hAnsi="Arial" w:cs="Arial"/>
          <w:sz w:val="18"/>
          <w:szCs w:val="18"/>
          <w:lang w:eastAsia="zh-CN"/>
        </w:rPr>
        <w:t>ute Fail then return</w:t>
      </w:r>
      <w:r>
        <w:rPr>
          <w:rFonts w:ascii="Arial" w:hAnsi="Arial" w:cs="Arial"/>
          <w:sz w:val="18"/>
          <w:szCs w:val="18"/>
          <w:lang w:eastAsia="zh-CN"/>
        </w:rPr>
        <w:t>：</w:t>
      </w:r>
      <w:r>
        <w:rPr>
          <w:rFonts w:ascii="Arial" w:hAnsi="Arial" w:cs="Arial"/>
          <w:sz w:val="18"/>
          <w:szCs w:val="18"/>
          <w:lang w:eastAsia="zh-CN"/>
        </w:rPr>
        <w:tab/>
      </w:r>
      <w:r>
        <w:rPr>
          <w:rFonts w:ascii="Arial" w:hAnsi="Arial" w:cs="Arial"/>
          <w:b/>
          <w:sz w:val="18"/>
          <w:szCs w:val="18"/>
          <w:lang w:eastAsia="zh-CN"/>
        </w:rPr>
        <w:t>0xC8 00 00 00 00 00 00 00 00 00 00 00 00 00 00 CRC</w:t>
      </w:r>
    </w:p>
    <w:p w14:paraId="333B7D9F" w14:textId="77777777" w:rsidR="00000000" w:rsidRDefault="00753B7D">
      <w:pPr>
        <w:ind w:leftChars="200" w:left="480"/>
        <w:rPr>
          <w:rFonts w:ascii="Arial" w:hAnsi="Arial" w:cs="Arial"/>
          <w:sz w:val="18"/>
          <w:szCs w:val="18"/>
          <w:lang w:eastAsia="zh-CN"/>
        </w:rPr>
      </w:pPr>
    </w:p>
    <w:p w14:paraId="0C4F1A20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b/>
          <w:bCs/>
          <w:sz w:val="18"/>
          <w:szCs w:val="18"/>
          <w:lang w:eastAsia="zh-CN"/>
        </w:rPr>
        <w:t>Response Description</w:t>
      </w:r>
      <w:r>
        <w:rPr>
          <w:rFonts w:ascii="Arial" w:hAnsi="Arial" w:cs="Arial"/>
          <w:sz w:val="18"/>
          <w:szCs w:val="18"/>
          <w:lang w:eastAsia="zh-CN"/>
        </w:rPr>
        <w:t>：</w:t>
      </w:r>
    </w:p>
    <w:p w14:paraId="51A9FD8A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AA BB CC stands for 3-byte total steps, AA stands for the highest byte</w:t>
      </w:r>
      <w:r>
        <w:rPr>
          <w:rFonts w:ascii="Arial" w:hAnsi="Arial" w:cs="Arial"/>
          <w:sz w:val="18"/>
          <w:szCs w:val="18"/>
          <w:lang w:eastAsia="zh-CN"/>
        </w:rPr>
        <w:t>，</w:t>
      </w:r>
      <w:r>
        <w:rPr>
          <w:rFonts w:ascii="Arial" w:hAnsi="Arial" w:cs="Arial"/>
          <w:sz w:val="18"/>
          <w:szCs w:val="18"/>
          <w:lang w:eastAsia="zh-CN"/>
        </w:rPr>
        <w:t>CC stands for the lowest byte</w:t>
      </w:r>
      <w:r>
        <w:rPr>
          <w:rFonts w:ascii="Arial" w:hAnsi="Arial" w:cs="Arial"/>
          <w:sz w:val="18"/>
          <w:szCs w:val="18"/>
          <w:lang w:eastAsia="zh-CN"/>
        </w:rPr>
        <w:t>。</w:t>
      </w:r>
    </w:p>
    <w:p w14:paraId="01706EA7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DD EE FF stand for 3-byte running steps, DD stands for the</w:t>
      </w:r>
      <w:r>
        <w:rPr>
          <w:rFonts w:ascii="Arial" w:hAnsi="Arial" w:cs="Arial"/>
          <w:sz w:val="18"/>
          <w:szCs w:val="18"/>
          <w:lang w:eastAsia="zh-CN"/>
        </w:rPr>
        <w:t xml:space="preserve"> highest byte, Ffstandards for the lowest byte</w:t>
      </w:r>
    </w:p>
    <w:p w14:paraId="5151B623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GG HH II stands for 3-byte calorie value, GG stands for the highest byte, II stand for the loweset byte</w:t>
      </w:r>
      <w:r>
        <w:rPr>
          <w:rFonts w:ascii="Arial" w:hAnsi="Arial" w:cs="Arial"/>
          <w:sz w:val="18"/>
          <w:szCs w:val="18"/>
          <w:lang w:eastAsia="zh-CN"/>
        </w:rPr>
        <w:t>（</w:t>
      </w:r>
      <w:r>
        <w:rPr>
          <w:rFonts w:ascii="Arial" w:hAnsi="Arial" w:cs="Arial"/>
          <w:sz w:val="18"/>
          <w:szCs w:val="18"/>
          <w:lang w:eastAsia="zh-CN"/>
        </w:rPr>
        <w:t>The calorie be divided by 100 and reserve two decimal</w:t>
      </w:r>
      <w:r>
        <w:rPr>
          <w:rFonts w:ascii="Arial" w:hAnsi="Arial" w:cs="Arial"/>
          <w:sz w:val="18"/>
          <w:szCs w:val="18"/>
          <w:lang w:eastAsia="zh-CN"/>
        </w:rPr>
        <w:t>）</w:t>
      </w:r>
    </w:p>
    <w:p w14:paraId="46C542C5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JJ KK LL stands for 3-byte distance, JJ stands for</w:t>
      </w:r>
      <w:r>
        <w:rPr>
          <w:rFonts w:ascii="Arial" w:hAnsi="Arial" w:cs="Arial"/>
          <w:sz w:val="18"/>
          <w:szCs w:val="18"/>
          <w:lang w:eastAsia="zh-CN"/>
        </w:rPr>
        <w:t xml:space="preserve"> the highest byte, LL stands for the lowest byte (Distance unit is 0.01KM)</w:t>
      </w:r>
    </w:p>
    <w:p w14:paraId="189F4DA5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  <w:r>
        <w:rPr>
          <w:rFonts w:ascii="Arial" w:hAnsi="Arial" w:cs="Arial"/>
          <w:sz w:val="18"/>
          <w:szCs w:val="18"/>
          <w:lang w:eastAsia="zh-CN"/>
        </w:rPr>
        <w:t>MM NN stands for 2-byte activity time, unit is minute</w:t>
      </w:r>
    </w:p>
    <w:p w14:paraId="327270C2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</w:p>
    <w:p w14:paraId="6B5C96B2" w14:textId="77777777" w:rsidR="00000000" w:rsidRDefault="00753B7D">
      <w:pPr>
        <w:ind w:leftChars="300" w:left="720"/>
        <w:rPr>
          <w:rFonts w:ascii="Arial" w:hAnsi="Arial" w:cs="Arial"/>
          <w:sz w:val="18"/>
          <w:szCs w:val="18"/>
          <w:lang w:eastAsia="zh-CN"/>
        </w:rPr>
      </w:pPr>
    </w:p>
    <w:p w14:paraId="5A0E0ACC" w14:textId="052DEA2F" w:rsidR="00000000" w:rsidRDefault="00753B7D">
      <w:pPr>
        <w:ind w:leftChars="300" w:left="720"/>
        <w:rPr>
          <w:color w:val="000000"/>
          <w:lang w:eastAsia="zh-CN"/>
        </w:rPr>
      </w:pPr>
      <w:r>
        <w:rPr>
          <w:color w:val="000000"/>
          <w:lang w:eastAsia="zh-CN"/>
        </w:rPr>
        <w:t>25.</w:t>
      </w:r>
      <w:ins w:id="8" w:author="Pc" w:date="2015-11-16T15:12:00Z">
        <w:r>
          <w:rPr>
            <w:color w:val="FF0000"/>
          </w:rPr>
          <w:t> Set user name</w:t>
        </w:r>
        <w:r>
          <w:rPr>
            <w:color w:val="FF0000"/>
          </w:rPr>
          <w:br/>
          <w:t>Command format</w:t>
        </w:r>
        <w:r>
          <w:rPr>
            <w:color w:val="FF0000"/>
          </w:rPr>
          <w:t>：</w:t>
        </w:r>
        <w:r>
          <w:rPr>
            <w:color w:val="FF0000"/>
          </w:rPr>
          <w:t> 0x66 ID BB CC DD EE FF GG HH II JJ KK LL MM NN CRC  </w:t>
        </w:r>
        <w:r>
          <w:rPr>
            <w:color w:val="FF0000"/>
          </w:rPr>
          <w:br/>
          <w:t>Function</w:t>
        </w:r>
        <w:r>
          <w:rPr>
            <w:color w:val="FF0000"/>
          </w:rPr>
          <w:t>：</w:t>
        </w:r>
        <w:r>
          <w:rPr>
            <w:color w:val="FF0000"/>
          </w:rPr>
          <w:t>Set user name</w:t>
        </w:r>
        <w:r>
          <w:rPr>
            <w:color w:val="FF0000"/>
          </w:rPr>
          <w:br/>
          <w:t>ID</w:t>
        </w:r>
        <w:r>
          <w:rPr>
            <w:color w:val="FF0000"/>
          </w:rPr>
          <w:t>：</w:t>
        </w:r>
        <w:r>
          <w:rPr>
            <w:color w:val="FF0000"/>
          </w:rPr>
          <w:t>No</w:t>
        </w:r>
        <w:r>
          <w:rPr>
            <w:color w:val="FF0000"/>
          </w:rPr>
          <w:t>，</w:t>
        </w:r>
        <w:r>
          <w:rPr>
            <w:color w:val="FF0000"/>
          </w:rPr>
          <w:t>1st   pc</w:t>
        </w:r>
        <w:r>
          <w:rPr>
            <w:color w:val="FF0000"/>
          </w:rPr>
          <w:t xml:space="preserve"> is 1, and 2</w:t>
        </w:r>
        <w:r>
          <w:rPr>
            <w:color w:val="FF0000"/>
            <w:vertAlign w:val="superscript"/>
          </w:rPr>
          <w:t>nd</w:t>
        </w:r>
        <w:r>
          <w:rPr>
            <w:color w:val="FF0000"/>
          </w:rPr>
          <w:t xml:space="preserve"> pc  is 2.   If user name length is not more than 12 characters, only need one command.</w:t>
        </w:r>
        <w:r>
          <w:rPr>
            <w:color w:val="FF0000"/>
          </w:rPr>
          <w:br/>
          <w:t>BB</w:t>
        </w:r>
        <w:r>
          <w:rPr>
            <w:color w:val="FF0000"/>
          </w:rPr>
          <w:t>：</w:t>
        </w:r>
        <w:r>
          <w:rPr>
            <w:color w:val="FF0000"/>
          </w:rPr>
          <w:t>User name length</w:t>
        </w:r>
        <w:r>
          <w:rPr>
            <w:color w:val="FF0000"/>
          </w:rPr>
          <w:t>。</w:t>
        </w:r>
        <w:r>
          <w:rPr>
            <w:color w:val="FF0000"/>
          </w:rPr>
          <w:br/>
          <w:t>CC DD EE FF GG HH II JJ KK LL MM NN</w:t>
        </w:r>
        <w:r>
          <w:rPr>
            <w:color w:val="FF0000"/>
          </w:rPr>
          <w:t>：</w:t>
        </w:r>
        <w:r>
          <w:rPr>
            <w:color w:val="FF0000"/>
          </w:rPr>
          <w:t>User name content</w:t>
        </w:r>
        <w:r>
          <w:rPr>
            <w:color w:val="FF0000"/>
          </w:rPr>
          <w:t>：</w:t>
        </w:r>
        <w:r>
          <w:rPr>
            <w:color w:val="FF0000"/>
          </w:rPr>
          <w:t>ASCII code.</w:t>
        </w:r>
        <w:r>
          <w:rPr>
            <w:color w:val="FF0000"/>
          </w:rPr>
          <w:br/>
          <w:t>Command response</w:t>
        </w:r>
        <w:r>
          <w:rPr>
            <w:color w:val="FF0000"/>
          </w:rPr>
          <w:t>：</w:t>
        </w:r>
        <w:r>
          <w:rPr>
            <w:color w:val="FF0000"/>
          </w:rPr>
          <w:br/>
        </w:r>
        <w:r>
          <w:rPr>
            <w:rFonts w:ascii="Arial" w:hAnsi="Arial" w:cs="Arial"/>
            <w:color w:val="FF0000"/>
            <w:sz w:val="18"/>
            <w:szCs w:val="18"/>
            <w:lang w:eastAsia="zh-CN"/>
          </w:rPr>
          <w:t>Check right and execute OK, then return</w:t>
        </w:r>
        <w:r>
          <w:rPr>
            <w:color w:val="FF0000"/>
          </w:rPr>
          <w:t>：</w:t>
        </w:r>
        <w:r>
          <w:rPr>
            <w:color w:val="FF0000"/>
          </w:rPr>
          <w:t>0x66 AA 0</w:t>
        </w:r>
        <w:r>
          <w:rPr>
            <w:color w:val="FF0000"/>
          </w:rPr>
          <w:t>0 00 00 00 00 00 00 00 00 00 00 00 00 CRC</w:t>
        </w:r>
        <w:r>
          <w:rPr>
            <w:color w:val="FF0000"/>
          </w:rPr>
          <w:br/>
          <w:t>AA:ID</w:t>
        </w:r>
        <w:r>
          <w:rPr>
            <w:color w:val="FF0000"/>
          </w:rPr>
          <w:br/>
        </w:r>
        <w:r>
          <w:rPr>
            <w:rFonts w:ascii="Arial" w:hAnsi="Arial" w:cs="Arial"/>
            <w:color w:val="FF0000"/>
            <w:sz w:val="18"/>
            <w:szCs w:val="18"/>
            <w:lang w:eastAsia="zh-CN"/>
          </w:rPr>
          <w:lastRenderedPageBreak/>
          <w:t>Check wrong then execute Fail then return</w:t>
        </w:r>
        <w:r>
          <w:rPr>
            <w:color w:val="FF0000"/>
          </w:rPr>
          <w:t>：</w:t>
        </w:r>
        <w:r>
          <w:rPr>
            <w:color w:val="FF0000"/>
          </w:rPr>
          <w:t>0xE6 00 00 00 00 00 00 00 00 00 00 00 00 00 00 CRC</w:t>
        </w:r>
        <w:r>
          <w:rPr>
            <w:color w:val="FF0000"/>
          </w:rPr>
          <w:br/>
        </w:r>
        <w:r>
          <w:rPr>
            <w:color w:val="FF0000"/>
          </w:rPr>
          <w:br/>
          <w:t>Description</w:t>
        </w:r>
        <w:r>
          <w:rPr>
            <w:color w:val="FF0000"/>
          </w:rPr>
          <w:t>：</w:t>
        </w:r>
        <w:r>
          <w:rPr>
            <w:color w:val="FF0000"/>
          </w:rPr>
          <w:t>AA BB CC DD EE FF GG HH II JJ KK LL  is ASCII code, must be English capital letters</w:t>
        </w:r>
        <w:r>
          <w:rPr>
            <w:color w:val="FF0000"/>
          </w:rPr>
          <w:t>，</w:t>
        </w:r>
        <w:r>
          <w:rPr>
            <w:color w:val="FF0000"/>
          </w:rPr>
          <w:t xml:space="preserve">dash, </w:t>
        </w:r>
        <w:r>
          <w:rPr>
            <w:color w:val="FF0000"/>
          </w:rPr>
          <w:br/>
        </w:r>
        <w:r>
          <w:rPr>
            <w:color w:val="FF0000"/>
          </w:rPr>
          <w:br/>
        </w:r>
        <w:r>
          <w:br/>
        </w:r>
        <w:r>
          <w:rPr>
            <w:color w:val="FF0000"/>
          </w:rPr>
          <w:t>26. </w:t>
        </w:r>
      </w:ins>
      <w:del w:id="9" w:author="Pc" w:date="2015-11-16T15:12:00Z">
        <w:r>
          <w:rPr>
            <w:color w:val="000000"/>
            <w:lang w:eastAsia="zh-CN"/>
          </w:rPr>
          <w:delText xml:space="preserve"> Set user name</w:delText>
        </w:r>
      </w:del>
      <w:moveToRangeStart w:id="10" w:author="Pc" w:date="2015-11-16T15:12:00Z" w:name="move309306104"/>
      <w:moveTo w:id="11" w:author="Pc" w:date="2015-11-16T15:12:00Z">
        <w:r>
          <w:rPr>
            <w:color w:val="000000"/>
            <w:lang w:eastAsia="zh-CN"/>
          </w:rPr>
          <w:t>Get user name</w:t>
        </w:r>
      </w:moveTo>
      <w:moveToRangeEnd w:id="10"/>
      <w:ins w:id="12" w:author="Pc" w:date="2015-11-16T15:12:00Z">
        <w:r>
          <w:rPr>
            <w:color w:val="FF0000"/>
          </w:rPr>
          <w:br/>
        </w:r>
        <w:r>
          <w:rPr>
            <w:color w:val="FF0000"/>
          </w:rPr>
          <w:br/>
          <w:t>Command format</w:t>
        </w:r>
        <w:r>
          <w:rPr>
            <w:color w:val="FF0000"/>
          </w:rPr>
          <w:t>：</w:t>
        </w:r>
        <w:r>
          <w:rPr>
            <w:color w:val="FF0000"/>
          </w:rPr>
          <w:t> 0x67 00 00 00 00 00 00 00 00 00 00 00 00 00 00 CRC  </w:t>
        </w:r>
        <w:r>
          <w:rPr>
            <w:color w:val="FF0000"/>
          </w:rPr>
          <w:br/>
          <w:t>Function</w:t>
        </w:r>
        <w:r>
          <w:rPr>
            <w:color w:val="FF0000"/>
          </w:rPr>
          <w:t>：</w:t>
        </w:r>
        <w:r>
          <w:rPr>
            <w:color w:val="FF0000"/>
          </w:rPr>
          <w:t>Get user name</w:t>
        </w:r>
        <w:r>
          <w:rPr>
            <w:color w:val="FF0000"/>
          </w:rPr>
          <w:br/>
          <w:t>Command response</w:t>
        </w:r>
        <w:r>
          <w:rPr>
            <w:color w:val="FF0000"/>
          </w:rPr>
          <w:t>：</w:t>
        </w:r>
        <w:r>
          <w:rPr>
            <w:color w:val="FF0000"/>
          </w:rPr>
          <w:t>      Return user name  character string</w:t>
        </w:r>
        <w:r>
          <w:rPr>
            <w:color w:val="FF0000"/>
          </w:rPr>
          <w:br/>
        </w:r>
        <w:r>
          <w:rPr>
            <w:rFonts w:ascii="Arial" w:hAnsi="Arial" w:cs="Arial"/>
            <w:color w:val="FF0000"/>
            <w:sz w:val="18"/>
            <w:szCs w:val="18"/>
            <w:lang w:eastAsia="zh-CN"/>
          </w:rPr>
          <w:t>Check right and execute OK, then return</w:t>
        </w:r>
        <w:r>
          <w:rPr>
            <w:color w:val="FF0000"/>
          </w:rPr>
          <w:t>：</w:t>
        </w:r>
        <w:r>
          <w:rPr>
            <w:color w:val="FF0000"/>
          </w:rPr>
          <w:t>0x67 ID BB CC DD EE FF GG HH II JJ KK LL MM NN CRC</w:t>
        </w:r>
        <w:r>
          <w:rPr>
            <w:color w:val="FF0000"/>
          </w:rPr>
          <w:br/>
          <w:t>ID</w:t>
        </w:r>
        <w:r>
          <w:rPr>
            <w:color w:val="FF0000"/>
          </w:rPr>
          <w:t>：</w:t>
        </w:r>
        <w:r>
          <w:rPr>
            <w:color w:val="FF0000"/>
          </w:rPr>
          <w:t>No</w:t>
        </w:r>
        <w:r>
          <w:rPr>
            <w:color w:val="FF0000"/>
          </w:rPr>
          <w:t>, 1</w:t>
        </w:r>
        <w:r>
          <w:rPr>
            <w:color w:val="FF0000"/>
            <w:vertAlign w:val="superscript"/>
          </w:rPr>
          <w:t>st</w:t>
        </w:r>
        <w:r>
          <w:rPr>
            <w:color w:val="FF0000"/>
          </w:rPr>
          <w:t xml:space="preserve"> pc is 1, 2</w:t>
        </w:r>
        <w:r>
          <w:rPr>
            <w:color w:val="FF0000"/>
            <w:vertAlign w:val="superscript"/>
          </w:rPr>
          <w:t>nd</w:t>
        </w:r>
        <w:r>
          <w:rPr>
            <w:color w:val="FF0000"/>
          </w:rPr>
          <w:t xml:space="preserve"> pc is 2. If user name is not more than 12, only need one command</w:t>
        </w:r>
        <w:r>
          <w:rPr>
            <w:color w:val="FF0000"/>
          </w:rPr>
          <w:br/>
          <w:t>BB</w:t>
        </w:r>
        <w:r>
          <w:rPr>
            <w:color w:val="FF0000"/>
          </w:rPr>
          <w:t>：</w:t>
        </w:r>
        <w:r>
          <w:rPr>
            <w:color w:val="FF0000"/>
          </w:rPr>
          <w:t>User name length</w:t>
        </w:r>
        <w:r>
          <w:rPr>
            <w:color w:val="FF0000"/>
          </w:rPr>
          <w:t>。</w:t>
        </w:r>
        <w:r>
          <w:rPr>
            <w:color w:val="FF0000"/>
          </w:rPr>
          <w:br/>
          <w:t>CC DD EE FF GG HH II JJ KK LL MM NN</w:t>
        </w:r>
        <w:r>
          <w:rPr>
            <w:color w:val="FF0000"/>
          </w:rPr>
          <w:t>：</w:t>
        </w:r>
        <w:r>
          <w:rPr>
            <w:color w:val="FF0000"/>
          </w:rPr>
          <w:t>User name content</w:t>
        </w:r>
        <w:r>
          <w:rPr>
            <w:color w:val="FF0000"/>
          </w:rPr>
          <w:t>：</w:t>
        </w:r>
        <w:r>
          <w:rPr>
            <w:color w:val="FF0000"/>
          </w:rPr>
          <w:t>ASCII code</w:t>
        </w:r>
        <w:r>
          <w:rPr>
            <w:color w:val="FF0000"/>
          </w:rPr>
          <w:br/>
          <w:t>Command response</w:t>
        </w:r>
        <w:r>
          <w:rPr>
            <w:color w:val="FF0000"/>
          </w:rPr>
          <w:t>：</w:t>
        </w:r>
        <w:r>
          <w:rPr>
            <w:color w:val="FF0000"/>
          </w:rPr>
          <w:br/>
        </w:r>
        <w:r>
          <w:rPr>
            <w:rFonts w:ascii="Arial" w:hAnsi="Arial" w:cs="Arial"/>
            <w:color w:val="FF0000"/>
            <w:sz w:val="18"/>
            <w:szCs w:val="18"/>
            <w:lang w:eastAsia="zh-CN"/>
          </w:rPr>
          <w:t>Check right and execute OK, then return</w:t>
        </w:r>
        <w:r>
          <w:rPr>
            <w:color w:val="FF0000"/>
          </w:rPr>
          <w:t>：</w:t>
        </w:r>
        <w:r>
          <w:rPr>
            <w:color w:val="FF0000"/>
          </w:rPr>
          <w:t>0x66 AA 00 00 00 00 00 00 00</w:t>
        </w:r>
        <w:r>
          <w:rPr>
            <w:color w:val="FF0000"/>
          </w:rPr>
          <w:t> 00 00 00 00 00 00 CRC</w:t>
        </w:r>
        <w:r>
          <w:rPr>
            <w:color w:val="FF0000"/>
          </w:rPr>
          <w:br/>
          <w:t>AA:ID</w:t>
        </w:r>
        <w:r>
          <w:rPr>
            <w:color w:val="FF0000"/>
          </w:rPr>
          <w:br/>
        </w:r>
        <w:r>
          <w:rPr>
            <w:rFonts w:ascii="Arial" w:hAnsi="Arial" w:cs="Arial"/>
            <w:color w:val="FF0000"/>
            <w:sz w:val="18"/>
            <w:szCs w:val="18"/>
            <w:lang w:eastAsia="zh-CN"/>
          </w:rPr>
          <w:t>Check wrong then execute Fail then return</w:t>
        </w:r>
        <w:r>
          <w:rPr>
            <w:color w:val="FF0000"/>
          </w:rPr>
          <w:t>：</w:t>
        </w:r>
        <w:r>
          <w:rPr>
            <w:color w:val="FF0000"/>
          </w:rPr>
          <w:t>0xE7 00 00 00 00 00 00 00 00 00 00 00 00 00 00 CRC</w:t>
        </w:r>
      </w:ins>
    </w:p>
    <w:p w14:paraId="67C10FBF" w14:textId="77777777" w:rsidR="00000000" w:rsidRDefault="00753B7D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360" w:firstLine="0"/>
        <w:rPr>
          <w:ins w:id="13" w:author="Pc" w:date="2015-11-16T15:12:00Z"/>
          <w:rFonts w:ascii="微软雅黑" w:eastAsia="微软雅黑" w:hint="eastAsia"/>
          <w:color w:val="000000"/>
          <w:sz w:val="21"/>
          <w:szCs w:val="21"/>
        </w:rPr>
      </w:pPr>
      <w:ins w:id="14" w:author="Pc" w:date="2015-11-16T15:12:00Z">
        <w:r>
          <w:rPr>
            <w:rFonts w:ascii="Arial" w:hAnsi="Arial" w:cs="Arial"/>
            <w:b/>
            <w:color w:val="000000"/>
            <w:sz w:val="18"/>
            <w:szCs w:val="18"/>
            <w:lang w:eastAsia="zh-CN"/>
          </w:rPr>
          <w:t>Command format</w:t>
        </w:r>
        <w:r>
          <w:rPr>
            <w:rFonts w:ascii="Arial" w:hAnsi="Arial" w:cs="Arial"/>
            <w:color w:val="000000"/>
            <w:sz w:val="18"/>
            <w:szCs w:val="18"/>
            <w:lang w:eastAsia="zh-CN"/>
          </w:rPr>
          <w:t>：</w:t>
        </w:r>
        <w:r>
          <w:rPr>
            <w:rFonts w:ascii="Calibri" w:hAnsi="Calibri"/>
            <w:color w:val="000000"/>
            <w:shd w:val="clear" w:color="auto" w:fill="FFFFFF"/>
          </w:rPr>
          <w:t>：</w:t>
        </w:r>
        <w:r>
          <w:rPr>
            <w:rFonts w:ascii="Calibri" w:hAnsi="Calibri"/>
            <w:color w:val="000000"/>
            <w:shd w:val="clear" w:color="auto" w:fill="FFFFFF"/>
          </w:rPr>
          <w:t xml:space="preserve"> 0x66 AA BB CC DD EE FF GG HH II JJ KK LL 00 00 CRC </w:t>
        </w:r>
        <w:r>
          <w:rPr>
            <w:color w:val="000000"/>
          </w:rPr>
          <w:br/>
        </w:r>
        <w:r>
          <w:rPr>
            <w:rFonts w:ascii="Calibri" w:hAnsi="Calibri"/>
            <w:color w:val="000000"/>
            <w:shd w:val="clear" w:color="auto" w:fill="FFFFFF"/>
          </w:rPr>
          <w:t>Function</w:t>
        </w:r>
        <w:r>
          <w:rPr>
            <w:rFonts w:ascii="Calibri" w:hAnsi="Calibri"/>
            <w:color w:val="000000"/>
            <w:shd w:val="clear" w:color="auto" w:fill="FFFFFF"/>
          </w:rPr>
          <w:t>：</w:t>
        </w:r>
        <w:r>
          <w:rPr>
            <w:rFonts w:ascii="Calibri" w:hAnsi="Calibri"/>
            <w:color w:val="000000"/>
            <w:shd w:val="clear" w:color="auto" w:fill="FFFFFF"/>
          </w:rPr>
          <w:t xml:space="preserve"> </w:t>
        </w:r>
        <w:r>
          <w:rPr>
            <w:rFonts w:ascii="Calibri" w:hAnsi="Calibri"/>
            <w:color w:val="000000"/>
            <w:shd w:val="clear" w:color="auto" w:fill="FFFFFF"/>
          </w:rPr>
          <w:t xml:space="preserve">set </w:t>
        </w:r>
        <w:r>
          <w:rPr>
            <w:rFonts w:ascii="Calibri" w:hAnsi="Calibri"/>
            <w:color w:val="000000"/>
            <w:shd w:val="clear" w:color="auto" w:fill="FFFFFF"/>
          </w:rPr>
          <w:t>User</w:t>
        </w:r>
        <w:r>
          <w:rPr>
            <w:rFonts w:ascii="Calibri" w:hAnsi="Calibri"/>
            <w:color w:val="000000"/>
            <w:shd w:val="clear" w:color="auto" w:fill="FFFFFF"/>
          </w:rPr>
          <w:t xml:space="preserve"> </w:t>
        </w:r>
        <w:r>
          <w:rPr>
            <w:rFonts w:ascii="Calibri" w:hAnsi="Calibri"/>
            <w:color w:val="000000"/>
            <w:shd w:val="clear" w:color="auto" w:fill="FFFFFF"/>
          </w:rPr>
          <w:t>name </w:t>
        </w:r>
        <w:r>
          <w:rPr>
            <w:color w:val="000000"/>
          </w:rPr>
          <w:br/>
        </w:r>
        <w:r>
          <w:rPr>
            <w:rFonts w:ascii="Calibri" w:hAnsi="Calibri"/>
            <w:color w:val="000000"/>
            <w:shd w:val="clear" w:color="auto" w:fill="FFFFFF"/>
          </w:rPr>
          <w:t>Command respo</w:t>
        </w:r>
        <w:r>
          <w:rPr>
            <w:rFonts w:ascii="Calibri" w:hAnsi="Calibri"/>
            <w:color w:val="000000"/>
            <w:shd w:val="clear" w:color="auto" w:fill="FFFFFF"/>
          </w:rPr>
          <w:t>nse</w:t>
        </w:r>
        <w:r>
          <w:rPr>
            <w:rFonts w:ascii="Calibri" w:hAnsi="Calibri"/>
            <w:color w:val="000000"/>
            <w:shd w:val="clear" w:color="auto" w:fill="FFFFFF"/>
          </w:rPr>
          <w:t>：</w:t>
        </w:r>
        <w:r>
          <w:rPr>
            <w:rFonts w:ascii="Calibri" w:hAnsi="Calibri"/>
            <w:color w:val="000000"/>
            <w:shd w:val="clear" w:color="auto" w:fill="FFFFFF"/>
          </w:rPr>
          <w:t> </w:t>
        </w:r>
        <w:r>
          <w:rPr>
            <w:color w:val="000000"/>
          </w:rPr>
          <w:br/>
        </w:r>
        <w:r>
          <w:rPr>
            <w:rFonts w:ascii="Arial" w:hAnsi="Arial" w:cs="Arial"/>
            <w:color w:val="000000"/>
            <w:sz w:val="18"/>
            <w:szCs w:val="18"/>
            <w:lang w:eastAsia="zh-CN"/>
          </w:rPr>
          <w:t>Check right and execute OK, then return</w:t>
        </w:r>
        <w:r>
          <w:rPr>
            <w:rFonts w:ascii="Arial" w:hAnsi="Arial" w:cs="Arial"/>
            <w:color w:val="000000"/>
            <w:sz w:val="18"/>
            <w:szCs w:val="18"/>
          </w:rPr>
          <w:t>：</w:t>
        </w:r>
        <w:r>
          <w:rPr>
            <w:rFonts w:ascii="Calibri" w:hAnsi="Calibri"/>
            <w:color w:val="000000"/>
            <w:shd w:val="clear" w:color="auto" w:fill="FFFFFF"/>
          </w:rPr>
          <w:t>：</w:t>
        </w:r>
        <w:r>
          <w:rPr>
            <w:rFonts w:ascii="Calibri" w:hAnsi="Calibri"/>
            <w:color w:val="000000"/>
            <w:shd w:val="clear" w:color="auto" w:fill="FFFFFF"/>
          </w:rPr>
          <w:t>0x66 00 00 00 00 00 00 00 00 00 00 00 00 00 00 CRC </w:t>
        </w:r>
        <w:r>
          <w:rPr>
            <w:color w:val="000000"/>
          </w:rPr>
          <w:br/>
        </w:r>
        <w:r>
          <w:rPr>
            <w:rFonts w:ascii="Arial" w:hAnsi="Arial" w:cs="Arial"/>
            <w:color w:val="000000"/>
            <w:sz w:val="18"/>
            <w:szCs w:val="18"/>
            <w:lang w:eastAsia="zh-CN"/>
          </w:rPr>
          <w:t xml:space="preserve">Check wrong then execute Fail </w:t>
        </w:r>
        <w:r>
          <w:rPr>
            <w:rFonts w:ascii="Arial" w:hAnsi="Arial" w:cs="Arial"/>
            <w:color w:val="000000"/>
            <w:sz w:val="18"/>
            <w:szCs w:val="18"/>
            <w:lang w:eastAsia="zh-CN"/>
          </w:rPr>
          <w:t xml:space="preserve">, </w:t>
        </w:r>
        <w:r>
          <w:rPr>
            <w:rFonts w:ascii="Arial" w:hAnsi="Arial" w:cs="Arial"/>
            <w:color w:val="000000"/>
            <w:sz w:val="18"/>
            <w:szCs w:val="18"/>
            <w:lang w:eastAsia="zh-CN"/>
          </w:rPr>
          <w:t>then return</w:t>
        </w:r>
        <w:r>
          <w:rPr>
            <w:rFonts w:ascii="Arial" w:hAnsi="Arial" w:cs="Arial"/>
            <w:color w:val="000000"/>
            <w:sz w:val="18"/>
            <w:szCs w:val="18"/>
            <w:lang w:eastAsia="zh-CN"/>
          </w:rPr>
          <w:t>：</w:t>
        </w:r>
        <w:r>
          <w:rPr>
            <w:rFonts w:ascii="Calibri" w:hAnsi="Calibri"/>
            <w:color w:val="000000"/>
            <w:shd w:val="clear" w:color="auto" w:fill="FFFFFF"/>
          </w:rPr>
          <w:t>：</w:t>
        </w:r>
        <w:r>
          <w:rPr>
            <w:rFonts w:ascii="Calibri" w:hAnsi="Calibri"/>
            <w:color w:val="000000"/>
            <w:shd w:val="clear" w:color="auto" w:fill="FFFFFF"/>
          </w:rPr>
          <w:t>0xE8 00 00 00 00 00 00 00 00 00 00 00 00 00 00 CRC </w:t>
        </w:r>
        <w:r>
          <w:rPr>
            <w:color w:val="000000"/>
          </w:rPr>
          <w:br/>
        </w:r>
        <w:r>
          <w:rPr>
            <w:color w:val="000000"/>
          </w:rPr>
          <w:br/>
        </w:r>
        <w:r>
          <w:rPr>
            <w:rFonts w:ascii="Calibri" w:hAnsi="Calibri"/>
            <w:color w:val="000000"/>
            <w:shd w:val="clear" w:color="auto" w:fill="FFFFFF"/>
          </w:rPr>
          <w:t>Description</w:t>
        </w:r>
        <w:r>
          <w:rPr>
            <w:rFonts w:ascii="Calibri" w:hAnsi="Calibri"/>
            <w:color w:val="000000"/>
            <w:shd w:val="clear" w:color="auto" w:fill="FFFFFF"/>
          </w:rPr>
          <w:t>：</w:t>
        </w:r>
        <w:r>
          <w:rPr>
            <w:rFonts w:ascii="Calibri" w:hAnsi="Calibri"/>
            <w:color w:val="000000"/>
            <w:shd w:val="clear" w:color="auto" w:fill="FFFFFF"/>
          </w:rPr>
          <w:t xml:space="preserve">AA BB CC DD EE FF GG HH II JJ KK LL </w:t>
        </w:r>
        <w:r>
          <w:rPr>
            <w:rFonts w:ascii="Calibri" w:hAnsi="Calibri"/>
            <w:color w:val="000000"/>
            <w:shd w:val="clear" w:color="auto" w:fill="FFFFFF"/>
          </w:rPr>
          <w:t xml:space="preserve"> is </w:t>
        </w:r>
        <w:r>
          <w:rPr>
            <w:rFonts w:ascii="Calibri" w:hAnsi="Calibri"/>
            <w:color w:val="000000"/>
            <w:shd w:val="clear" w:color="auto" w:fill="FFFFFF"/>
          </w:rPr>
          <w:t>ASCII</w:t>
        </w:r>
        <w:r>
          <w:rPr>
            <w:rFonts w:ascii="Calibri" w:hAnsi="Calibri"/>
            <w:color w:val="000000"/>
            <w:shd w:val="clear" w:color="auto" w:fill="FFFFFF"/>
          </w:rPr>
          <w:t xml:space="preserve">  </w:t>
        </w:r>
        <w:r>
          <w:rPr>
            <w:rFonts w:ascii="Calibri" w:hAnsi="Calibri"/>
            <w:color w:val="000000"/>
            <w:shd w:val="clear" w:color="auto" w:fill="FFFFFF"/>
          </w:rPr>
          <w:t>code, must be English uppercase letters, and slash.</w:t>
        </w:r>
      </w:ins>
    </w:p>
    <w:p w14:paraId="7485F1D8" w14:textId="77777777" w:rsidR="00000000" w:rsidRDefault="00753B7D">
      <w:pPr>
        <w:rPr>
          <w:ins w:id="15" w:author="Pc" w:date="2015-11-16T15:12:00Z"/>
          <w:color w:val="000000"/>
          <w:lang w:eastAsia="zh-CN"/>
        </w:rPr>
      </w:pPr>
      <w:ins w:id="16" w:author="Pc" w:date="2015-11-16T15:12:00Z">
        <w:r>
          <w:rPr>
            <w:color w:val="000000"/>
            <w:lang w:eastAsia="zh-CN"/>
          </w:rPr>
          <w:t xml:space="preserve">26. </w:t>
        </w:r>
      </w:ins>
      <w:moveFromRangeStart w:id="17" w:author="Pc" w:date="2015-11-16T15:12:00Z" w:name="move309306104"/>
      <w:moveFrom w:id="18" w:author="Pc" w:date="2015-11-16T15:12:00Z">
        <w:r>
          <w:rPr>
            <w:color w:val="000000"/>
            <w:lang w:eastAsia="zh-CN"/>
          </w:rPr>
          <w:t>Get user name</w:t>
        </w:r>
      </w:moveFrom>
      <w:moveFromRangeEnd w:id="17"/>
    </w:p>
    <w:p w14:paraId="519BD50B" w14:textId="77777777" w:rsidR="00000000" w:rsidRDefault="00753B7D">
      <w:pPr>
        <w:ind w:leftChars="300" w:left="840" w:hangingChars="50" w:hanging="120"/>
        <w:rPr>
          <w:ins w:id="19" w:author="Pc" w:date="2015-11-16T15:12:00Z"/>
          <w:color w:val="000000"/>
        </w:rPr>
      </w:pPr>
      <w:ins w:id="20" w:author="Pc" w:date="2015-11-16T15:12:00Z">
        <w:r>
          <w:rPr>
            <w:color w:val="000000"/>
            <w:lang w:eastAsia="zh-CN"/>
          </w:rPr>
          <w:br/>
          <w:t>Comman format</w:t>
        </w:r>
        <w:r>
          <w:rPr>
            <w:color w:val="000000"/>
            <w:lang w:eastAsia="zh-CN"/>
          </w:rPr>
          <w:t>：</w:t>
        </w:r>
        <w:r>
          <w:rPr>
            <w:color w:val="000000"/>
            <w:lang w:eastAsia="zh-CN"/>
          </w:rPr>
          <w:t> 0x67 00 00 00 00 00 00 00 00 00 00 00 00 00 00 CRC  </w:t>
        </w:r>
        <w:r>
          <w:rPr>
            <w:color w:val="000000"/>
            <w:lang w:eastAsia="zh-CN"/>
          </w:rPr>
          <w:br/>
          <w:t>Function</w:t>
        </w:r>
        <w:r>
          <w:rPr>
            <w:color w:val="000000"/>
            <w:lang w:eastAsia="zh-CN"/>
          </w:rPr>
          <w:t>：</w:t>
        </w:r>
        <w:r>
          <w:rPr>
            <w:color w:val="000000"/>
            <w:lang w:eastAsia="zh-CN"/>
          </w:rPr>
          <w:t>Get user name</w:t>
        </w:r>
        <w:r>
          <w:rPr>
            <w:color w:val="000000"/>
            <w:lang w:eastAsia="zh-CN"/>
          </w:rPr>
          <w:br/>
          <w:t>Command response</w:t>
        </w:r>
        <w:r>
          <w:rPr>
            <w:color w:val="000000"/>
            <w:lang w:eastAsia="zh-CN"/>
          </w:rPr>
          <w:t>：</w:t>
        </w:r>
        <w:r>
          <w:rPr>
            <w:color w:val="000000"/>
            <w:lang w:eastAsia="zh-CN"/>
          </w:rPr>
          <w:t>  Return to user name  chracter string</w:t>
        </w:r>
        <w:r>
          <w:rPr>
            <w:color w:val="000000"/>
            <w:lang w:eastAsia="zh-CN"/>
          </w:rPr>
          <w:br/>
        </w:r>
        <w:r>
          <w:rPr>
            <w:rFonts w:ascii="Arial" w:hAnsi="Arial" w:cs="Arial"/>
            <w:color w:val="000000"/>
            <w:sz w:val="18"/>
            <w:szCs w:val="18"/>
            <w:lang w:eastAsia="zh-CN"/>
          </w:rPr>
          <w:t>Check right and execute OK, then retur</w:t>
        </w:r>
        <w:r>
          <w:rPr>
            <w:rFonts w:ascii="Arial" w:hAnsi="Arial" w:cs="Arial"/>
            <w:color w:val="000000"/>
            <w:sz w:val="18"/>
            <w:szCs w:val="18"/>
            <w:lang w:eastAsia="zh-CN"/>
          </w:rPr>
          <w:t>n</w:t>
        </w:r>
        <w:r>
          <w:rPr>
            <w:rFonts w:ascii="Arial" w:hAnsi="Arial" w:cs="Arial"/>
            <w:color w:val="000000"/>
            <w:sz w:val="18"/>
            <w:szCs w:val="18"/>
          </w:rPr>
          <w:t>：</w:t>
        </w:r>
        <w:r>
          <w:rPr>
            <w:color w:val="000000"/>
            <w:lang w:eastAsia="zh-CN"/>
          </w:rPr>
          <w:t>0x67 AA BB CC 00 00 00 00 00 00 00 00 00 00 00 CRC</w:t>
        </w:r>
        <w:r>
          <w:rPr>
            <w:color w:val="000000"/>
            <w:lang w:eastAsia="zh-CN"/>
          </w:rPr>
          <w:br/>
        </w:r>
        <w:r>
          <w:rPr>
            <w:rFonts w:ascii="Arial" w:hAnsi="Arial" w:cs="Arial"/>
            <w:color w:val="000000"/>
            <w:sz w:val="18"/>
            <w:szCs w:val="18"/>
            <w:lang w:eastAsia="zh-CN"/>
          </w:rPr>
          <w:t xml:space="preserve">Check wrong then execute Fail </w:t>
        </w:r>
        <w:r>
          <w:rPr>
            <w:rFonts w:ascii="Arial" w:hAnsi="Arial" w:cs="Arial"/>
            <w:color w:val="000000"/>
            <w:sz w:val="18"/>
            <w:szCs w:val="18"/>
            <w:lang w:eastAsia="zh-CN"/>
          </w:rPr>
          <w:t xml:space="preserve">, </w:t>
        </w:r>
        <w:r>
          <w:rPr>
            <w:rFonts w:ascii="Arial" w:hAnsi="Arial" w:cs="Arial"/>
            <w:color w:val="000000"/>
            <w:sz w:val="18"/>
            <w:szCs w:val="18"/>
            <w:lang w:eastAsia="zh-CN"/>
          </w:rPr>
          <w:t>then return</w:t>
        </w:r>
        <w:r>
          <w:rPr>
            <w:color w:val="000000"/>
            <w:lang w:eastAsia="zh-CN"/>
          </w:rPr>
          <w:t>：</w:t>
        </w:r>
        <w:r>
          <w:rPr>
            <w:color w:val="000000"/>
            <w:lang w:eastAsia="zh-CN"/>
          </w:rPr>
          <w:t>0xE7 00 00 00 00 00 00 00 00 00 00 00 00 00 00 CRC</w:t>
        </w:r>
        <w:r>
          <w:rPr>
            <w:color w:val="000000"/>
            <w:lang w:eastAsia="zh-CN"/>
          </w:rPr>
          <w:br/>
        </w:r>
      </w:ins>
    </w:p>
    <w:p w14:paraId="6248DE49" w14:textId="77777777" w:rsidR="00000000" w:rsidRDefault="00753B7D">
      <w:pPr>
        <w:ind w:leftChars="300" w:left="840" w:hangingChars="50" w:hanging="120"/>
        <w:rPr>
          <w:rFonts w:ascii="Calibri" w:hAnsi="Calibri"/>
          <w:color w:val="000000"/>
          <w:shd w:val="clear" w:color="auto" w:fill="FFFFFF"/>
        </w:rPr>
      </w:pPr>
      <w:r>
        <w:rPr>
          <w:color w:val="000000"/>
        </w:rPr>
        <w:br/>
      </w:r>
      <w:r>
        <w:rPr>
          <w:rFonts w:ascii="Calibri" w:hAnsi="Calibri"/>
          <w:color w:val="000000"/>
          <w:shd w:val="clear" w:color="auto" w:fill="FFFFFF"/>
        </w:rPr>
        <w:t>2</w:t>
      </w:r>
      <w:r>
        <w:rPr>
          <w:rFonts w:ascii="Calibri" w:hAnsi="Calibri"/>
          <w:color w:val="000000"/>
          <w:shd w:val="clear" w:color="auto" w:fill="FFFFFF"/>
        </w:rPr>
        <w:t>7</w:t>
      </w:r>
      <w:r>
        <w:rPr>
          <w:rFonts w:ascii="Calibri" w:hAnsi="Calibri"/>
          <w:color w:val="000000"/>
          <w:shd w:val="clear" w:color="auto" w:fill="FFFFFF"/>
        </w:rPr>
        <w:t xml:space="preserve">. </w:t>
      </w:r>
      <w:r>
        <w:rPr>
          <w:rFonts w:ascii="Calibri" w:hAnsi="Calibri"/>
          <w:color w:val="000000"/>
          <w:shd w:val="clear" w:color="auto" w:fill="FFFFFF"/>
        </w:rPr>
        <w:t>Set Inspired message</w:t>
      </w:r>
    </w:p>
    <w:p w14:paraId="208487D0" w14:textId="77777777" w:rsidR="00000000" w:rsidRDefault="00753B7D">
      <w:pPr>
        <w:ind w:leftChars="350" w:left="840"/>
        <w:rPr>
          <w:rFonts w:ascii="Calibri" w:hAnsi="Calibri"/>
          <w:color w:val="000000"/>
          <w:shd w:val="clear" w:color="auto" w:fill="FFFFFF"/>
        </w:rPr>
      </w:pPr>
      <w:r>
        <w:rPr>
          <w:rFonts w:ascii="Calibri" w:hAnsi="Calibri"/>
          <w:color w:val="000000"/>
          <w:shd w:val="clear" w:color="auto" w:fill="FFFFFF"/>
        </w:rPr>
        <w:t>Command format</w:t>
      </w:r>
      <w:r>
        <w:rPr>
          <w:rFonts w:ascii="Calibri" w:hAnsi="Calibri"/>
          <w:color w:val="000000"/>
          <w:shd w:val="clear" w:color="auto" w:fill="FFFFFF"/>
        </w:rPr>
        <w:t>：</w:t>
      </w:r>
      <w:r>
        <w:rPr>
          <w:rFonts w:ascii="Calibri" w:hAnsi="Calibri"/>
          <w:color w:val="000000"/>
          <w:shd w:val="clear" w:color="auto" w:fill="FFFFFF"/>
        </w:rPr>
        <w:t xml:space="preserve"> 0x67 AA BB CC DD EE FF GG HH II JJ KK LL 00 00 CRC </w:t>
      </w:r>
      <w:r>
        <w:rPr>
          <w:color w:val="000000"/>
        </w:rPr>
        <w:br/>
      </w:r>
      <w:r>
        <w:rPr>
          <w:rFonts w:ascii="Calibri" w:hAnsi="Calibri"/>
          <w:color w:val="000000"/>
          <w:shd w:val="clear" w:color="auto" w:fill="FFFFFF"/>
        </w:rPr>
        <w:t>Fuction</w:t>
      </w:r>
      <w:r>
        <w:rPr>
          <w:rFonts w:ascii="Calibri" w:hAnsi="Calibri"/>
          <w:color w:val="000000"/>
          <w:shd w:val="clear" w:color="auto" w:fill="FFFFFF"/>
        </w:rPr>
        <w:t>：</w:t>
      </w:r>
      <w:r>
        <w:rPr>
          <w:rFonts w:ascii="Calibri" w:hAnsi="Calibri"/>
          <w:color w:val="000000"/>
          <w:shd w:val="clear" w:color="auto" w:fill="FFFFFF"/>
        </w:rPr>
        <w:t xml:space="preserve"> </w:t>
      </w:r>
      <w:r>
        <w:rPr>
          <w:rFonts w:ascii="Calibri" w:hAnsi="Calibri"/>
          <w:color w:val="000000"/>
          <w:shd w:val="clear" w:color="auto" w:fill="FFFFFF"/>
        </w:rPr>
        <w:t xml:space="preserve">Set </w:t>
      </w:r>
      <w:r>
        <w:rPr>
          <w:rFonts w:ascii="Calibri" w:hAnsi="Calibri"/>
          <w:color w:val="000000"/>
          <w:shd w:val="clear" w:color="auto" w:fill="FFFFFF"/>
        </w:rPr>
        <w:t>inspired message</w:t>
      </w:r>
      <w:r>
        <w:rPr>
          <w:rFonts w:ascii="Calibri" w:hAnsi="Calibri"/>
          <w:color w:val="000000"/>
          <w:shd w:val="clear" w:color="auto" w:fill="FFFFFF"/>
        </w:rPr>
        <w:t> 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alibri" w:hAnsi="Calibri"/>
          <w:color w:val="000000"/>
          <w:shd w:val="clear" w:color="auto" w:fill="FFFFFF"/>
        </w:rPr>
        <w:lastRenderedPageBreak/>
        <w:t>Description</w:t>
      </w:r>
      <w:r>
        <w:rPr>
          <w:rFonts w:ascii="Calibri" w:hAnsi="Calibri"/>
          <w:color w:val="000000"/>
          <w:shd w:val="clear" w:color="auto" w:fill="FFFFFF"/>
        </w:rPr>
        <w:t>：</w:t>
      </w:r>
      <w:r>
        <w:rPr>
          <w:rFonts w:ascii="Calibri" w:hAnsi="Calibri"/>
          <w:color w:val="000000"/>
          <w:shd w:val="clear" w:color="auto" w:fill="FFFFFF"/>
        </w:rPr>
        <w:t>AA:</w:t>
      </w:r>
      <w:r>
        <w:rPr>
          <w:rFonts w:ascii="Calibri" w:hAnsi="Calibri"/>
          <w:color w:val="000000"/>
          <w:shd w:val="clear" w:color="auto" w:fill="FFFFFF"/>
        </w:rPr>
        <w:t xml:space="preserve"> inspire and Index</w:t>
      </w:r>
      <w:r>
        <w:rPr>
          <w:rFonts w:ascii="Calibri" w:hAnsi="Calibri"/>
          <w:color w:val="000000"/>
          <w:shd w:val="clear" w:color="auto" w:fill="FFFFFF"/>
        </w:rPr>
        <w:t>，</w:t>
      </w:r>
      <w:r>
        <w:rPr>
          <w:rFonts w:ascii="Calibri" w:hAnsi="Calibri"/>
          <w:color w:val="000000"/>
          <w:shd w:val="clear" w:color="auto" w:fill="FFFFFF"/>
        </w:rPr>
        <w:t xml:space="preserve">value range </w:t>
      </w:r>
      <w:r>
        <w:rPr>
          <w:rFonts w:ascii="Calibri" w:hAnsi="Calibri"/>
          <w:color w:val="000000"/>
          <w:shd w:val="clear" w:color="auto" w:fill="FFFFFF"/>
        </w:rPr>
        <w:t>0-3 </w:t>
      </w:r>
      <w:r>
        <w:rPr>
          <w:color w:val="000000"/>
        </w:rPr>
        <w:br/>
      </w:r>
      <w:r>
        <w:rPr>
          <w:rFonts w:ascii="Calibri" w:hAnsi="Calibri"/>
          <w:color w:val="000000"/>
          <w:shd w:val="clear" w:color="auto" w:fill="FFFFFF"/>
        </w:rPr>
        <w:t xml:space="preserve">BB CC DD EE FF GG HH II JJ KK LL MM </w:t>
      </w:r>
      <w:r>
        <w:rPr>
          <w:rFonts w:ascii="Calibri" w:hAnsi="Calibri"/>
          <w:color w:val="000000"/>
          <w:shd w:val="clear" w:color="auto" w:fill="FFFFFF"/>
        </w:rPr>
        <w:t xml:space="preserve"> is inspire message’s  </w:t>
      </w:r>
      <w:r>
        <w:rPr>
          <w:rFonts w:ascii="Calibri" w:hAnsi="Calibri"/>
          <w:color w:val="000000"/>
          <w:shd w:val="clear" w:color="auto" w:fill="FFFFFF"/>
        </w:rPr>
        <w:t>ASCII</w:t>
      </w:r>
      <w:r>
        <w:rPr>
          <w:rFonts w:ascii="Calibri" w:hAnsi="Calibri"/>
          <w:color w:val="000000"/>
          <w:shd w:val="clear" w:color="auto" w:fill="FFFFFF"/>
        </w:rPr>
        <w:t xml:space="preserve"> code</w:t>
      </w:r>
      <w:r>
        <w:rPr>
          <w:rFonts w:ascii="Calibri" w:hAnsi="Calibri"/>
          <w:color w:val="000000"/>
          <w:shd w:val="clear" w:color="auto" w:fill="FFFFFF"/>
        </w:rPr>
        <w:t>，</w:t>
      </w:r>
      <w:r>
        <w:rPr>
          <w:rFonts w:ascii="Calibri" w:hAnsi="Calibri"/>
          <w:color w:val="000000"/>
          <w:shd w:val="clear" w:color="auto" w:fill="FFFFFF"/>
        </w:rPr>
        <w:t xml:space="preserve">must be English uppercase letters, and </w:t>
      </w:r>
      <w:r>
        <w:rPr>
          <w:rFonts w:ascii="微软雅黑" w:eastAsia="微软雅黑" w:hint="eastAsia"/>
          <w:color w:val="000000"/>
          <w:sz w:val="21"/>
          <w:szCs w:val="21"/>
        </w:rPr>
        <w:t xml:space="preserve"> slash</w:t>
      </w:r>
    </w:p>
    <w:p w14:paraId="175B029E" w14:textId="77777777" w:rsidR="00000000" w:rsidRDefault="00753B7D">
      <w:pPr>
        <w:ind w:leftChars="300" w:left="840" w:hangingChars="50" w:hanging="120"/>
        <w:rPr>
          <w:rFonts w:hint="eastAsia"/>
          <w:color w:val="000000"/>
          <w:lang w:eastAsia="zh-CN"/>
        </w:rPr>
      </w:pPr>
      <w:r>
        <w:rPr>
          <w:color w:val="000000"/>
        </w:rPr>
        <w:br/>
      </w:r>
      <w:r>
        <w:rPr>
          <w:rFonts w:ascii="Calibri" w:hAnsi="Calibri"/>
          <w:color w:val="000000"/>
          <w:shd w:val="clear" w:color="auto" w:fill="FFFFFF"/>
        </w:rPr>
        <w:t>Command response</w:t>
      </w:r>
      <w:r>
        <w:rPr>
          <w:rFonts w:ascii="Calibri" w:hAnsi="Calibri"/>
          <w:color w:val="000000"/>
          <w:shd w:val="clear" w:color="auto" w:fill="FFFFFF"/>
        </w:rPr>
        <w:t>：</w:t>
      </w:r>
      <w:r>
        <w:rPr>
          <w:rFonts w:ascii="Calibri" w:hAnsi="Calibri"/>
          <w:color w:val="000000"/>
          <w:shd w:val="clear" w:color="auto" w:fill="FFFFFF"/>
        </w:rPr>
        <w:t> </w:t>
      </w:r>
      <w:r>
        <w:rPr>
          <w:color w:val="000000"/>
        </w:rPr>
        <w:br/>
      </w:r>
      <w:r>
        <w:rPr>
          <w:rFonts w:ascii="Arial" w:hAnsi="Arial" w:cs="Arial"/>
          <w:color w:val="000000"/>
          <w:sz w:val="18"/>
          <w:szCs w:val="18"/>
          <w:lang w:eastAsia="zh-CN"/>
        </w:rPr>
        <w:t>Check right and execute OK, then return</w:t>
      </w:r>
      <w:r>
        <w:rPr>
          <w:rFonts w:ascii="Arial" w:hAnsi="Arial" w:cs="Arial"/>
          <w:color w:val="000000"/>
          <w:sz w:val="18"/>
          <w:szCs w:val="18"/>
        </w:rPr>
        <w:t>：</w:t>
      </w:r>
      <w:r>
        <w:rPr>
          <w:rFonts w:ascii="Calibri" w:hAnsi="Calibri"/>
          <w:color w:val="000000"/>
          <w:shd w:val="clear" w:color="auto" w:fill="FFFFFF"/>
        </w:rPr>
        <w:t>：</w:t>
      </w:r>
      <w:r>
        <w:rPr>
          <w:rFonts w:ascii="Calibri" w:hAnsi="Calibri"/>
          <w:color w:val="000000"/>
          <w:shd w:val="clear" w:color="auto" w:fill="FFFFFF"/>
        </w:rPr>
        <w:t>0x67 00 0</w:t>
      </w:r>
      <w:r>
        <w:rPr>
          <w:rFonts w:ascii="Calibri" w:hAnsi="Calibri"/>
          <w:color w:val="000000"/>
          <w:shd w:val="clear" w:color="auto" w:fill="FFFFFF"/>
        </w:rPr>
        <w:t>0 00 00 00 00 00 00 00 00 00 00 00 00 CRC </w:t>
      </w:r>
      <w:r>
        <w:rPr>
          <w:color w:val="000000"/>
        </w:rPr>
        <w:br/>
      </w:r>
      <w:r>
        <w:rPr>
          <w:rFonts w:ascii="Arial" w:hAnsi="Arial" w:cs="Arial"/>
          <w:color w:val="000000"/>
          <w:sz w:val="18"/>
          <w:szCs w:val="18"/>
          <w:lang w:eastAsia="zh-CN"/>
        </w:rPr>
        <w:t xml:space="preserve">Check wrong then execute Fail </w:t>
      </w:r>
      <w:r>
        <w:rPr>
          <w:rFonts w:ascii="Arial" w:hAnsi="Arial" w:cs="Arial"/>
          <w:color w:val="000000"/>
          <w:sz w:val="18"/>
          <w:szCs w:val="18"/>
          <w:lang w:eastAsia="zh-CN"/>
        </w:rPr>
        <w:t xml:space="preserve">, </w:t>
      </w:r>
      <w:r>
        <w:rPr>
          <w:rFonts w:ascii="Arial" w:hAnsi="Arial" w:cs="Arial"/>
          <w:color w:val="000000"/>
          <w:sz w:val="18"/>
          <w:szCs w:val="18"/>
          <w:lang w:eastAsia="zh-CN"/>
        </w:rPr>
        <w:t>then return</w:t>
      </w:r>
      <w:r>
        <w:rPr>
          <w:rFonts w:ascii="Arial" w:hAnsi="Arial" w:cs="Arial"/>
          <w:color w:val="000000"/>
          <w:sz w:val="18"/>
          <w:szCs w:val="18"/>
          <w:lang w:eastAsia="zh-CN"/>
        </w:rPr>
        <w:t>：</w:t>
      </w:r>
      <w:r>
        <w:rPr>
          <w:rFonts w:ascii="Calibri" w:hAnsi="Calibri"/>
          <w:color w:val="000000"/>
          <w:shd w:val="clear" w:color="auto" w:fill="FFFFFF"/>
        </w:rPr>
        <w:t>：</w:t>
      </w:r>
      <w:r>
        <w:rPr>
          <w:rFonts w:ascii="Calibri" w:hAnsi="Calibri"/>
          <w:color w:val="000000"/>
          <w:shd w:val="clear" w:color="auto" w:fill="FFFFFF"/>
        </w:rPr>
        <w:t>0xE7 00 00 00 00 00 00 00 00 00 00 00 00 00 00 CRC </w:t>
      </w:r>
    </w:p>
    <w:p w14:paraId="198028E3" w14:textId="77777777" w:rsidR="00000000" w:rsidRDefault="00753B7D">
      <w:pPr>
        <w:ind w:leftChars="300" w:left="720"/>
        <w:rPr>
          <w:rFonts w:ascii="Arial" w:hAnsi="Arial" w:cs="Arial"/>
          <w:color w:val="000000"/>
          <w:sz w:val="18"/>
          <w:szCs w:val="18"/>
          <w:lang w:eastAsia="zh-CN"/>
        </w:rPr>
      </w:pPr>
    </w:p>
    <w:p w14:paraId="64AD5CDC" w14:textId="77777777" w:rsidR="00000000" w:rsidRDefault="00753B7D">
      <w:pPr>
        <w:ind w:leftChars="300" w:left="720"/>
        <w:rPr>
          <w:rFonts w:ascii="Arial" w:hAnsi="Arial" w:cs="Arial"/>
          <w:color w:val="000000"/>
          <w:sz w:val="18"/>
          <w:szCs w:val="18"/>
          <w:lang w:eastAsia="zh-CN"/>
        </w:rPr>
      </w:pPr>
    </w:p>
    <w:p w14:paraId="69D0604D" w14:textId="77777777" w:rsidR="00000000" w:rsidRDefault="00753B7D">
      <w:pPr>
        <w:rPr>
          <w:color w:val="000000"/>
          <w:lang w:eastAsia="zh-CN"/>
        </w:rPr>
      </w:pPr>
      <w:r>
        <w:rPr>
          <w:color w:val="000000"/>
          <w:lang w:eastAsia="zh-CN"/>
        </w:rPr>
        <w:t>28.  Get inspiring message</w:t>
      </w:r>
      <w:r>
        <w:rPr>
          <w:color w:val="000000"/>
          <w:lang w:eastAsia="zh-CN"/>
        </w:rPr>
        <w:br/>
        <w:t>Command format</w:t>
      </w:r>
      <w:r>
        <w:rPr>
          <w:color w:val="000000"/>
          <w:lang w:eastAsia="zh-CN"/>
        </w:rPr>
        <w:t>：</w:t>
      </w:r>
      <w:r>
        <w:rPr>
          <w:color w:val="000000"/>
          <w:lang w:eastAsia="zh-CN"/>
        </w:rPr>
        <w:t> 0x69 AA 00 00 00 00 00 00 00 00 00 00 00 00 00 CRC  </w:t>
      </w:r>
      <w:r>
        <w:rPr>
          <w:color w:val="000000"/>
          <w:lang w:eastAsia="zh-CN"/>
        </w:rPr>
        <w:br/>
        <w:t>Function</w:t>
      </w:r>
      <w:r>
        <w:rPr>
          <w:color w:val="000000"/>
          <w:lang w:eastAsia="zh-CN"/>
        </w:rPr>
        <w:t>：</w:t>
      </w:r>
      <w:r>
        <w:rPr>
          <w:color w:val="000000"/>
          <w:lang w:eastAsia="zh-CN"/>
        </w:rPr>
        <w:t>Read insp</w:t>
      </w:r>
      <w:r>
        <w:rPr>
          <w:color w:val="000000"/>
          <w:lang w:eastAsia="zh-CN"/>
        </w:rPr>
        <w:t>iring message</w:t>
      </w:r>
      <w:r>
        <w:rPr>
          <w:color w:val="000000"/>
          <w:lang w:eastAsia="zh-CN"/>
        </w:rPr>
        <w:br/>
      </w:r>
      <w:r>
        <w:rPr>
          <w:color w:val="000000"/>
          <w:lang w:eastAsia="zh-CN"/>
        </w:rPr>
        <w:br/>
        <w:t>Command response</w:t>
      </w:r>
      <w:r>
        <w:rPr>
          <w:color w:val="000000"/>
          <w:lang w:eastAsia="zh-CN"/>
        </w:rPr>
        <w:t>：</w:t>
      </w:r>
      <w:r>
        <w:rPr>
          <w:color w:val="000000"/>
          <w:lang w:eastAsia="zh-CN"/>
        </w:rPr>
        <w:t>return to some inspiring message chracter string</w:t>
      </w:r>
      <w:r>
        <w:rPr>
          <w:color w:val="000000"/>
          <w:lang w:eastAsia="zh-CN"/>
        </w:rPr>
        <w:br/>
        <w:t>Description</w:t>
      </w:r>
      <w:r>
        <w:rPr>
          <w:color w:val="000000"/>
          <w:lang w:eastAsia="zh-CN"/>
        </w:rPr>
        <w:t>：</w:t>
      </w:r>
      <w:r>
        <w:rPr>
          <w:color w:val="000000"/>
          <w:lang w:eastAsia="zh-CN"/>
        </w:rPr>
        <w:t>AA: inspiring index</w:t>
      </w:r>
      <w:r>
        <w:rPr>
          <w:color w:val="000000"/>
          <w:lang w:eastAsia="zh-CN"/>
        </w:rPr>
        <w:t>，</w:t>
      </w:r>
      <w:r>
        <w:rPr>
          <w:color w:val="000000"/>
          <w:lang w:eastAsia="zh-CN"/>
        </w:rPr>
        <w:t>value range 0-3 , which means to get some inspiring message</w:t>
      </w:r>
      <w:r>
        <w:rPr>
          <w:color w:val="000000"/>
          <w:lang w:eastAsia="zh-CN"/>
        </w:rPr>
        <w:br/>
      </w:r>
      <w:r>
        <w:rPr>
          <w:rFonts w:ascii="Arial" w:hAnsi="Arial" w:cs="Arial"/>
          <w:color w:val="000000"/>
          <w:sz w:val="18"/>
          <w:szCs w:val="18"/>
          <w:lang w:eastAsia="zh-CN"/>
        </w:rPr>
        <w:t>Check right and execute OK, then return</w:t>
      </w:r>
      <w:r>
        <w:rPr>
          <w:color w:val="000000"/>
          <w:lang w:eastAsia="zh-CN"/>
        </w:rPr>
        <w:t>：</w:t>
      </w:r>
      <w:r>
        <w:rPr>
          <w:color w:val="000000"/>
          <w:lang w:eastAsia="zh-CN"/>
        </w:rPr>
        <w:t>0x69 AA BB CC DD EE FF GG HH II JJ KK LL MM</w:t>
      </w:r>
      <w:r>
        <w:rPr>
          <w:color w:val="000000"/>
          <w:lang w:eastAsia="zh-CN"/>
        </w:rPr>
        <w:t> 00 00 CRC</w:t>
      </w:r>
      <w:r>
        <w:rPr>
          <w:color w:val="000000"/>
          <w:lang w:eastAsia="zh-CN"/>
        </w:rPr>
        <w:br/>
      </w:r>
      <w:r>
        <w:rPr>
          <w:rFonts w:ascii="Arial" w:hAnsi="Arial" w:cs="Arial"/>
          <w:color w:val="000000"/>
          <w:sz w:val="18"/>
          <w:szCs w:val="18"/>
          <w:lang w:eastAsia="zh-CN"/>
        </w:rPr>
        <w:t xml:space="preserve">Check wrong then execute Fail </w:t>
      </w:r>
      <w:r>
        <w:rPr>
          <w:rFonts w:ascii="Arial" w:hAnsi="Arial" w:cs="Arial"/>
          <w:color w:val="000000"/>
          <w:sz w:val="18"/>
          <w:szCs w:val="18"/>
          <w:lang w:eastAsia="zh-CN"/>
        </w:rPr>
        <w:t xml:space="preserve">, </w:t>
      </w:r>
      <w:r>
        <w:rPr>
          <w:rFonts w:ascii="Arial" w:hAnsi="Arial" w:cs="Arial"/>
          <w:color w:val="000000"/>
          <w:sz w:val="18"/>
          <w:szCs w:val="18"/>
          <w:lang w:eastAsia="zh-CN"/>
        </w:rPr>
        <w:t>then return</w:t>
      </w:r>
      <w:r>
        <w:rPr>
          <w:color w:val="000000"/>
          <w:lang w:eastAsia="zh-CN"/>
        </w:rPr>
        <w:t>：</w:t>
      </w:r>
      <w:r>
        <w:rPr>
          <w:color w:val="000000"/>
          <w:lang w:eastAsia="zh-CN"/>
        </w:rPr>
        <w:t>0xE9 00 00 00 00 00 00 00 00 00 00 00 00 00 00 CRC</w:t>
      </w:r>
    </w:p>
    <w:p w14:paraId="7A0B57E4" w14:textId="77777777" w:rsidR="00000000" w:rsidRDefault="00753B7D">
      <w:pPr>
        <w:ind w:leftChars="300" w:left="720"/>
        <w:rPr>
          <w:rFonts w:ascii="Arial" w:hAnsi="Arial" w:cs="Arial"/>
          <w:color w:val="FF0000"/>
          <w:sz w:val="18"/>
          <w:szCs w:val="18"/>
          <w:lang w:eastAsia="zh-CN"/>
        </w:rPr>
      </w:pPr>
    </w:p>
    <w:p w14:paraId="2037B194" w14:textId="77777777" w:rsidR="00000000" w:rsidRDefault="00753B7D">
      <w:pPr>
        <w:ind w:leftChars="300" w:left="720"/>
        <w:rPr>
          <w:rFonts w:ascii="Arial" w:hAnsi="Arial" w:cs="Arial"/>
          <w:color w:val="FF0000"/>
          <w:sz w:val="18"/>
          <w:szCs w:val="18"/>
          <w:lang w:eastAsia="zh-CN"/>
        </w:rPr>
      </w:pPr>
    </w:p>
    <w:p w14:paraId="13A43609" w14:textId="77777777" w:rsidR="00000000" w:rsidRDefault="00753B7D">
      <w:pPr>
        <w:rPr>
          <w:rFonts w:ascii="Tahoma" w:hAnsi="Tahoma" w:cs="Tahoma"/>
          <w:color w:val="000000"/>
          <w:sz w:val="21"/>
          <w:szCs w:val="21"/>
          <w:lang w:eastAsia="zh-CN"/>
        </w:rPr>
      </w:pPr>
      <w:r>
        <w:rPr>
          <w:rFonts w:ascii="Tahoma" w:hAnsi="Tahoma" w:cs="Tahoma"/>
          <w:color w:val="000000"/>
          <w:sz w:val="21"/>
          <w:szCs w:val="21"/>
          <w:lang w:eastAsia="zh-CN"/>
        </w:rPr>
        <w:t>29. Set Calories Mission goal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br/>
        <w:t>Command format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>：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> 0x70 AA BB CC 00 00 00 00 00 00 00 00 00 00 00 00 CRC  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br/>
        <w:t>Function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>：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>Set calories mission goal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br/>
      </w:r>
      <w:r>
        <w:rPr>
          <w:rFonts w:ascii="Tahoma" w:hAnsi="Tahoma" w:cs="Tahoma"/>
          <w:color w:val="000000"/>
          <w:sz w:val="21"/>
          <w:szCs w:val="21"/>
          <w:lang w:eastAsia="zh-CN"/>
        </w:rPr>
        <w:br/>
        <w:t>Descriptio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>n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>：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>AA:  1: Set goal     2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>：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>change goal     3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>：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>turn off goal</w:t>
      </w:r>
    </w:p>
    <w:p w14:paraId="1DB9C4BF" w14:textId="77777777" w:rsidR="00000000" w:rsidRDefault="00753B7D">
      <w:pPr>
        <w:rPr>
          <w:rFonts w:ascii="Tahoma" w:hAnsi="Tahoma" w:cs="Tahoma"/>
          <w:color w:val="000000"/>
          <w:sz w:val="21"/>
          <w:szCs w:val="21"/>
          <w:lang w:eastAsia="zh-CN"/>
        </w:rPr>
      </w:pPr>
      <w:r>
        <w:rPr>
          <w:rFonts w:ascii="Tahoma" w:hAnsi="Tahoma" w:cs="Tahoma"/>
          <w:color w:val="000000"/>
          <w:sz w:val="21"/>
          <w:szCs w:val="21"/>
          <w:lang w:eastAsia="zh-CN"/>
        </w:rPr>
        <w:t>      BB CC calorie goal data, high byte in front.</w:t>
      </w:r>
    </w:p>
    <w:p w14:paraId="7ABDA62E" w14:textId="77777777" w:rsidR="00000000" w:rsidRDefault="00753B7D">
      <w:pPr>
        <w:rPr>
          <w:rFonts w:ascii="Tahoma" w:hAnsi="Tahoma" w:cs="Tahoma"/>
          <w:b/>
          <w:bCs/>
          <w:color w:val="000000"/>
          <w:sz w:val="21"/>
          <w:szCs w:val="21"/>
          <w:lang w:eastAsia="zh-CN"/>
        </w:rPr>
      </w:pPr>
      <w:r>
        <w:rPr>
          <w:rFonts w:ascii="Tahoma" w:hAnsi="Tahoma" w:cs="Tahoma"/>
          <w:color w:val="000000"/>
          <w:sz w:val="21"/>
          <w:szCs w:val="21"/>
          <w:lang w:eastAsia="zh-CN"/>
        </w:rPr>
        <w:br/>
        <w:t>Command response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>：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br/>
      </w:r>
      <w:r>
        <w:rPr>
          <w:rFonts w:ascii="Tahoma" w:hAnsi="Tahoma" w:cs="Tahoma"/>
          <w:color w:val="000000"/>
          <w:sz w:val="21"/>
          <w:szCs w:val="21"/>
          <w:lang w:eastAsia="zh-CN"/>
        </w:rPr>
        <w:t>Check right and execute OK, then return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>：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>0x70 aa 00 00 00 00 00 00 00 00 00 00 00 00 00 CRC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br/>
      </w:r>
      <w:r>
        <w:rPr>
          <w:rFonts w:ascii="Tahoma" w:hAnsi="Tahoma" w:cs="Tahoma"/>
          <w:color w:val="000000"/>
          <w:sz w:val="21"/>
          <w:szCs w:val="21"/>
          <w:lang w:eastAsia="zh-CN"/>
        </w:rPr>
        <w:t>：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>0xE0 00 00 00 00 00 00 00 00 00 00 00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> 00 00 00 CRC</w:t>
      </w:r>
    </w:p>
    <w:p w14:paraId="589D27E6" w14:textId="77777777" w:rsidR="00000000" w:rsidRDefault="00753B7D">
      <w:pPr>
        <w:rPr>
          <w:rFonts w:ascii="Tahoma" w:hAnsi="Tahoma" w:cs="Tahoma"/>
          <w:b/>
          <w:bCs/>
          <w:color w:val="FF0000"/>
          <w:sz w:val="21"/>
          <w:szCs w:val="21"/>
          <w:lang w:eastAsia="zh-CN"/>
        </w:rPr>
      </w:pPr>
    </w:p>
    <w:p w14:paraId="20107FB1" w14:textId="77777777" w:rsidR="00000000" w:rsidRDefault="00753B7D">
      <w:pPr>
        <w:rPr>
          <w:rFonts w:ascii="Tahoma" w:hAnsi="Tahoma" w:cs="Tahoma"/>
          <w:color w:val="000000"/>
          <w:sz w:val="21"/>
          <w:szCs w:val="21"/>
          <w:lang w:eastAsia="zh-CN"/>
        </w:rPr>
      </w:pPr>
      <w:r>
        <w:rPr>
          <w:rFonts w:ascii="Tahoma" w:hAnsi="Tahoma" w:cs="Tahoma"/>
          <w:color w:val="000000"/>
          <w:sz w:val="21"/>
          <w:szCs w:val="21"/>
          <w:lang w:eastAsia="zh-CN"/>
        </w:rPr>
        <w:t>30. Get calorie mission goal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br/>
        <w:t>Command format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>：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> 0x71  00 00 00 00 00 00 00 00 00 00 00 00 00 00 CRC  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br/>
        <w:t>Function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>：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>Get calories mission goal</w:t>
      </w:r>
    </w:p>
    <w:p w14:paraId="33FF7AAD" w14:textId="77777777" w:rsidR="00000000" w:rsidRDefault="00753B7D">
      <w:pPr>
        <w:rPr>
          <w:rFonts w:ascii="Tahoma" w:hAnsi="Tahoma" w:cs="Tahoma"/>
          <w:color w:val="000000"/>
          <w:sz w:val="21"/>
          <w:szCs w:val="21"/>
          <w:lang w:eastAsia="zh-CN"/>
        </w:rPr>
      </w:pPr>
      <w:r>
        <w:rPr>
          <w:rFonts w:ascii="Tahoma" w:hAnsi="Tahoma" w:cs="Tahoma"/>
          <w:color w:val="000000"/>
          <w:sz w:val="21"/>
          <w:szCs w:val="21"/>
          <w:lang w:eastAsia="zh-CN"/>
        </w:rPr>
        <w:tab/>
      </w:r>
      <w:r>
        <w:rPr>
          <w:rFonts w:ascii="Tahoma" w:hAnsi="Tahoma" w:cs="Tahoma"/>
          <w:color w:val="000000"/>
          <w:sz w:val="21"/>
          <w:szCs w:val="21"/>
          <w:lang w:eastAsia="zh-CN"/>
        </w:rPr>
        <w:br/>
        <w:t>Command response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>：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br/>
      </w:r>
      <w:r>
        <w:rPr>
          <w:rFonts w:ascii="Tahoma" w:hAnsi="Tahoma" w:cs="Tahoma"/>
          <w:color w:val="000000"/>
          <w:sz w:val="21"/>
          <w:szCs w:val="21"/>
          <w:lang w:eastAsia="zh-CN"/>
        </w:rPr>
        <w:t>Check right and execute OK, then return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>：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> 0x71 AA BB CC DD EE FF GG HH II 00 00 00 00 00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> 00 00 CRC </w:t>
      </w:r>
    </w:p>
    <w:p w14:paraId="6B11FC5D" w14:textId="77777777" w:rsidR="00000000" w:rsidRDefault="00753B7D">
      <w:pPr>
        <w:rPr>
          <w:rFonts w:ascii="Tahoma" w:hAnsi="Tahoma" w:cs="Tahoma"/>
          <w:color w:val="000000"/>
          <w:sz w:val="21"/>
          <w:szCs w:val="21"/>
          <w:lang w:eastAsia="zh-CN"/>
        </w:rPr>
      </w:pPr>
      <w:r>
        <w:rPr>
          <w:rFonts w:ascii="Tahoma" w:hAnsi="Tahoma" w:cs="Tahoma"/>
          <w:color w:val="000000"/>
          <w:sz w:val="21"/>
          <w:szCs w:val="21"/>
          <w:lang w:eastAsia="zh-CN"/>
        </w:rPr>
        <w:tab/>
        <w:t>Description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>：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>AA:  1: Enable calorie mission goal    0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>：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>turn off calorie mission goal</w:t>
      </w:r>
    </w:p>
    <w:p w14:paraId="2C0B5A7F" w14:textId="77777777" w:rsidR="00000000" w:rsidRDefault="00753B7D">
      <w:pPr>
        <w:rPr>
          <w:rFonts w:ascii="Tahoma" w:hAnsi="Tahoma" w:cs="Tahoma"/>
          <w:color w:val="000000"/>
          <w:sz w:val="21"/>
          <w:szCs w:val="21"/>
          <w:lang w:eastAsia="zh-CN"/>
        </w:rPr>
      </w:pPr>
      <w:r>
        <w:rPr>
          <w:rFonts w:ascii="Tahoma" w:hAnsi="Tahoma" w:cs="Tahoma"/>
          <w:color w:val="000000"/>
          <w:sz w:val="21"/>
          <w:szCs w:val="21"/>
          <w:lang w:eastAsia="zh-CN"/>
        </w:rPr>
        <w:t>      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ab/>
      </w:r>
      <w:r>
        <w:rPr>
          <w:rFonts w:ascii="Tahoma" w:hAnsi="Tahoma" w:cs="Tahoma"/>
          <w:color w:val="000000"/>
          <w:sz w:val="21"/>
          <w:szCs w:val="21"/>
          <w:lang w:eastAsia="zh-CN"/>
        </w:rPr>
        <w:tab/>
        <w:t>BB CC DD EE  calorie goal data, high byte in front</w:t>
      </w:r>
    </w:p>
    <w:p w14:paraId="4A9B8464" w14:textId="77777777" w:rsidR="00000000" w:rsidRDefault="00753B7D">
      <w:pPr>
        <w:rPr>
          <w:rFonts w:ascii="Tahoma" w:hAnsi="Tahoma" w:cs="Tahoma"/>
          <w:color w:val="FF0000"/>
          <w:sz w:val="21"/>
          <w:szCs w:val="21"/>
          <w:lang w:eastAsia="zh-CN"/>
        </w:rPr>
      </w:pPr>
      <w:r>
        <w:rPr>
          <w:rFonts w:ascii="Tahoma" w:hAnsi="Tahoma" w:cs="Tahoma"/>
          <w:color w:val="000000"/>
          <w:sz w:val="21"/>
          <w:szCs w:val="21"/>
          <w:lang w:eastAsia="zh-CN"/>
        </w:rPr>
        <w:t xml:space="preserve">     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ab/>
      </w:r>
      <w:r>
        <w:rPr>
          <w:rFonts w:ascii="Tahoma" w:hAnsi="Tahoma" w:cs="Tahoma"/>
          <w:color w:val="000000"/>
          <w:sz w:val="21"/>
          <w:szCs w:val="21"/>
          <w:lang w:eastAsia="zh-CN"/>
        </w:rPr>
        <w:tab/>
        <w:t xml:space="preserve"> FF GG HH II    total calories</w:t>
      </w:r>
      <w:r>
        <w:rPr>
          <w:rFonts w:ascii="Tahoma" w:hAnsi="Tahoma" w:cs="Tahoma"/>
          <w:color w:val="FF0000"/>
          <w:sz w:val="21"/>
          <w:szCs w:val="21"/>
          <w:lang w:eastAsia="zh-CN"/>
        </w:rPr>
        <w:tab/>
      </w:r>
    </w:p>
    <w:p w14:paraId="4B32CA64" w14:textId="77777777" w:rsidR="00000000" w:rsidRDefault="00753B7D" w:rsidP="00753B7D">
      <w:pPr>
        <w:ind w:firstLineChars="600" w:firstLine="1560"/>
        <w:rPr>
          <w:rFonts w:ascii="Tahoma" w:hAnsi="Tahoma" w:cs="Tahoma"/>
          <w:color w:val="FF0000"/>
          <w:sz w:val="21"/>
          <w:szCs w:val="21"/>
          <w:lang w:eastAsia="zh-CN"/>
        </w:rPr>
      </w:pPr>
      <w:r>
        <w:rPr>
          <w:b/>
          <w:color w:val="FF0000"/>
          <w:lang w:eastAsia="zh-CN"/>
        </w:rPr>
        <w:t>JJ KK LL MM</w:t>
      </w:r>
      <w:r>
        <w:rPr>
          <w:rFonts w:hint="eastAsia"/>
          <w:b/>
          <w:color w:val="FF0000"/>
          <w:lang w:eastAsia="zh-CN"/>
        </w:rPr>
        <w:t xml:space="preserve">   </w:t>
      </w:r>
      <w:r>
        <w:rPr>
          <w:b/>
          <w:color w:val="FF0000"/>
          <w:lang w:eastAsia="zh-CN"/>
        </w:rPr>
        <w:t>current cumulative calories consumed.</w:t>
      </w:r>
    </w:p>
    <w:p w14:paraId="768B44E7" w14:textId="77777777" w:rsidR="00000000" w:rsidRDefault="00753B7D">
      <w:pPr>
        <w:rPr>
          <w:rFonts w:ascii="Tahoma" w:hAnsi="Tahoma" w:cs="Tahoma"/>
          <w:color w:val="000000"/>
          <w:sz w:val="21"/>
          <w:szCs w:val="21"/>
          <w:lang w:eastAsia="zh-CN"/>
        </w:rPr>
      </w:pPr>
      <w:r>
        <w:rPr>
          <w:rFonts w:ascii="Tahoma" w:hAnsi="Tahoma" w:cs="Tahoma"/>
          <w:color w:val="000000"/>
          <w:sz w:val="21"/>
          <w:szCs w:val="21"/>
          <w:lang w:eastAsia="zh-CN"/>
        </w:rPr>
        <w:t>Check wron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>g then execute Fail , then return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>：</w:t>
      </w:r>
      <w:r>
        <w:rPr>
          <w:rFonts w:ascii="Tahoma" w:hAnsi="Tahoma" w:cs="Tahoma"/>
          <w:color w:val="000000"/>
          <w:sz w:val="21"/>
          <w:szCs w:val="21"/>
          <w:lang w:eastAsia="zh-CN"/>
        </w:rPr>
        <w:t>0xE2 00 00 00 00 00 00 00 00 00 00 00 00 00 00 CRC</w:t>
      </w:r>
    </w:p>
    <w:p w14:paraId="57DF454E" w14:textId="77777777" w:rsidR="00000000" w:rsidRDefault="00753B7D">
      <w:pPr>
        <w:ind w:leftChars="300" w:left="720"/>
        <w:rPr>
          <w:rFonts w:ascii="Tahoma" w:hAnsi="Tahoma" w:cs="Tahoma"/>
          <w:color w:val="000000"/>
          <w:sz w:val="21"/>
          <w:szCs w:val="21"/>
          <w:lang w:eastAsia="zh-CN"/>
        </w:rPr>
      </w:pPr>
    </w:p>
    <w:p w14:paraId="2B72B70D" w14:textId="77777777" w:rsidR="00000000" w:rsidRDefault="00753B7D">
      <w:pPr>
        <w:ind w:leftChars="300" w:left="720"/>
        <w:rPr>
          <w:rFonts w:ascii="Tahoma" w:hAnsi="Tahoma" w:cs="Tahoma"/>
          <w:color w:val="FF0000"/>
          <w:sz w:val="21"/>
          <w:szCs w:val="21"/>
          <w:lang w:eastAsia="zh-CN"/>
        </w:rPr>
      </w:pPr>
    </w:p>
    <w:p w14:paraId="6AE52EE8" w14:textId="77777777" w:rsidR="00000000" w:rsidRDefault="00753B7D">
      <w:pPr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31</w:t>
      </w:r>
      <w:r>
        <w:rPr>
          <w:color w:val="000000"/>
          <w:lang w:eastAsia="zh-CN"/>
        </w:rPr>
        <w:t>. Set a static image</w:t>
      </w:r>
      <w:r>
        <w:rPr>
          <w:color w:val="000000"/>
          <w:lang w:eastAsia="zh-CN"/>
        </w:rPr>
        <w:br/>
        <w:t>Command format</w:t>
      </w:r>
      <w:r>
        <w:rPr>
          <w:color w:val="000000"/>
          <w:lang w:eastAsia="zh-CN"/>
        </w:rPr>
        <w:t>：</w:t>
      </w:r>
      <w:r>
        <w:rPr>
          <w:color w:val="000000"/>
          <w:lang w:eastAsia="zh-CN"/>
        </w:rPr>
        <w:t> 0x</w:t>
      </w:r>
      <w:r>
        <w:rPr>
          <w:rFonts w:hint="eastAsia"/>
          <w:color w:val="000000"/>
          <w:lang w:eastAsia="zh-CN"/>
        </w:rPr>
        <w:t xml:space="preserve">72 </w:t>
      </w:r>
      <w:r>
        <w:rPr>
          <w:color w:val="000000"/>
          <w:lang w:eastAsia="zh-CN"/>
        </w:rPr>
        <w:t>AA BB CC DD EE FF GG HH II</w:t>
      </w:r>
      <w:r>
        <w:rPr>
          <w:rFonts w:hint="eastAsia"/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 JJ KK LL MM</w:t>
      </w:r>
      <w:r>
        <w:rPr>
          <w:rFonts w:hint="eastAsia"/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 00 CRC  </w:t>
      </w:r>
      <w:r>
        <w:rPr>
          <w:color w:val="000000"/>
          <w:lang w:eastAsia="zh-CN"/>
        </w:rPr>
        <w:br/>
        <w:t>Function</w:t>
      </w:r>
      <w:r>
        <w:rPr>
          <w:color w:val="000000"/>
          <w:lang w:eastAsia="zh-CN"/>
        </w:rPr>
        <w:t>：</w:t>
      </w:r>
      <w:r>
        <w:rPr>
          <w:color w:val="000000"/>
          <w:lang w:eastAsia="zh-CN"/>
        </w:rPr>
        <w:t>Set a static image</w:t>
      </w:r>
      <w:r>
        <w:rPr>
          <w:color w:val="000000"/>
          <w:lang w:eastAsia="zh-CN"/>
        </w:rPr>
        <w:br/>
      </w:r>
      <w:r>
        <w:rPr>
          <w:color w:val="000000"/>
          <w:lang w:eastAsia="zh-CN"/>
        </w:rPr>
        <w:lastRenderedPageBreak/>
        <w:br/>
        <w:t>Description</w:t>
      </w:r>
      <w:r>
        <w:rPr>
          <w:color w:val="000000"/>
          <w:lang w:eastAsia="zh-CN"/>
        </w:rPr>
        <w:t>：</w:t>
      </w:r>
      <w:r>
        <w:rPr>
          <w:rFonts w:hint="eastAsia"/>
          <w:color w:val="000000"/>
          <w:lang w:eastAsia="zh-CN"/>
        </w:rPr>
        <w:t>A</w:t>
      </w:r>
      <w:r>
        <w:rPr>
          <w:color w:val="000000"/>
          <w:lang w:eastAsia="zh-CN"/>
        </w:rPr>
        <w:t>A  is number</w:t>
      </w:r>
    </w:p>
    <w:p w14:paraId="75457B88" w14:textId="77777777" w:rsidR="00000000" w:rsidRDefault="00753B7D">
      <w:pPr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 xml:space="preserve">           </w:t>
      </w:r>
      <w:r>
        <w:rPr>
          <w:color w:val="000000"/>
          <w:lang w:eastAsia="zh-CN"/>
        </w:rPr>
        <w:t>BB CC DD </w:t>
      </w:r>
      <w:r>
        <w:rPr>
          <w:color w:val="000000"/>
          <w:lang w:eastAsia="zh-CN"/>
        </w:rPr>
        <w:t>EE FF GG HH II</w:t>
      </w:r>
      <w:r>
        <w:rPr>
          <w:rFonts w:hint="eastAsia"/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 JJ KK LL MM</w:t>
      </w:r>
      <w:r>
        <w:rPr>
          <w:rFonts w:hint="eastAsia"/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 xml:space="preserve">is image </w:t>
      </w:r>
    </w:p>
    <w:p w14:paraId="05A0F6FD" w14:textId="77777777" w:rsidR="00000000" w:rsidRDefault="00753B7D">
      <w:pPr>
        <w:rPr>
          <w:rFonts w:hint="eastAsia"/>
          <w:color w:val="000000"/>
          <w:lang w:eastAsia="zh-CN"/>
        </w:rPr>
      </w:pPr>
    </w:p>
    <w:p w14:paraId="0B2FEEA7" w14:textId="77777777" w:rsidR="00000000" w:rsidRDefault="00753B7D">
      <w:pPr>
        <w:rPr>
          <w:rFonts w:hint="eastAsia"/>
          <w:color w:val="000000"/>
          <w:lang w:eastAsia="zh-CN"/>
        </w:rPr>
      </w:pPr>
      <w:r>
        <w:rPr>
          <w:color w:val="000000"/>
          <w:lang w:eastAsia="zh-CN"/>
        </w:rPr>
        <w:t>Detailed description for data</w:t>
      </w:r>
    </w:p>
    <w:p w14:paraId="48E32C9F" w14:textId="77777777" w:rsidR="00000000" w:rsidRDefault="00753B7D">
      <w:pPr>
        <w:rPr>
          <w:color w:val="000000"/>
          <w:lang w:eastAsia="zh-CN"/>
        </w:rPr>
      </w:pPr>
    </w:p>
    <w:p w14:paraId="4E33B331" w14:textId="77777777" w:rsidR="00000000" w:rsidRDefault="00753B7D">
      <w:pPr>
        <w:numPr>
          <w:ilvl w:val="0"/>
          <w:numId w:val="1"/>
        </w:numPr>
        <w:rPr>
          <w:rFonts w:hint="eastAsia"/>
          <w:color w:val="000000"/>
          <w:lang w:eastAsia="zh-CN"/>
        </w:rPr>
      </w:pPr>
      <w:r>
        <w:rPr>
          <w:color w:val="000000"/>
          <w:lang w:eastAsia="zh-CN"/>
        </w:rPr>
        <w:t>Relations between byte and dot matrix.</w:t>
      </w:r>
    </w:p>
    <w:p w14:paraId="306E3A11" w14:textId="77777777" w:rsidR="00000000" w:rsidRDefault="00753B7D">
      <w:pPr>
        <w:numPr>
          <w:ilvl w:val="0"/>
          <w:numId w:val="1"/>
        </w:numPr>
        <w:rPr>
          <w:rFonts w:hint="eastAsia"/>
          <w:color w:val="000000"/>
          <w:lang w:eastAsia="zh-CN"/>
        </w:rPr>
      </w:pPr>
      <w:r>
        <w:rPr>
          <w:color w:val="000000"/>
          <w:lang w:eastAsia="zh-CN"/>
        </w:rPr>
        <w:t>Our 128 * 32 OLED screen is displayed in black and white, no gray levels. That is only two states at any one point, either white (not shown) or bla</w:t>
      </w:r>
      <w:r>
        <w:rPr>
          <w:color w:val="000000"/>
          <w:lang w:eastAsia="zh-CN"/>
        </w:rPr>
        <w:t>ck (black display). So long as one bit of data can be shown to a point, that is, 0 or 1. Then one byte of data can represent eight points OLED screen. Therefore, the general OLED screen width and height of the total number of points is a multiple of eight.</w:t>
      </w:r>
      <w:r>
        <w:rPr>
          <w:color w:val="000000"/>
          <w:lang w:eastAsia="zh-CN"/>
        </w:rPr>
        <w:t xml:space="preserve"> For example 128X32.</w:t>
      </w:r>
    </w:p>
    <w:p w14:paraId="0FB65ACC" w14:textId="77777777" w:rsidR="00000000" w:rsidRDefault="00753B7D">
      <w:pPr>
        <w:rPr>
          <w:color w:val="000000"/>
          <w:lang w:eastAsia="zh-CN"/>
        </w:rPr>
      </w:pPr>
    </w:p>
    <w:p w14:paraId="61C5F58F" w14:textId="77777777" w:rsidR="00000000" w:rsidRDefault="00753B7D">
      <w:pPr>
        <w:rPr>
          <w:color w:val="000000"/>
          <w:lang w:eastAsia="zh-CN"/>
        </w:rPr>
      </w:pPr>
      <w:r>
        <w:rPr>
          <w:color w:val="000000"/>
          <w:lang w:eastAsia="zh-CN"/>
        </w:rPr>
        <w:t>Each byte point sequency on the OLED screen</w:t>
      </w:r>
    </w:p>
    <w:p w14:paraId="026A6AA9" w14:textId="77777777" w:rsidR="00000000" w:rsidRDefault="00753B7D">
      <w:pPr>
        <w:rPr>
          <w:rFonts w:hint="eastAsia"/>
          <w:color w:val="000000"/>
          <w:lang w:eastAsia="zh-CN"/>
        </w:rPr>
      </w:pPr>
      <w:r>
        <w:rPr>
          <w:color w:val="000000"/>
          <w:lang w:eastAsia="zh-CN"/>
        </w:rPr>
        <w:t>That will be a byte of data to the OLED module, it can display eight points respectively, but how to arrange eight points?</w:t>
      </w:r>
    </w:p>
    <w:p w14:paraId="478A8499" w14:textId="77777777" w:rsidR="00000000" w:rsidRDefault="00753B7D">
      <w:pPr>
        <w:rPr>
          <w:rFonts w:hint="eastAsia"/>
          <w:color w:val="000000"/>
          <w:lang w:eastAsia="zh-CN"/>
        </w:rPr>
      </w:pPr>
      <w:r>
        <w:rPr>
          <w:color w:val="000000"/>
          <w:lang w:eastAsia="zh-CN"/>
        </w:rPr>
        <w:t>Starting from the first row to take eight points as a byte, and the</w:t>
      </w:r>
      <w:r>
        <w:rPr>
          <w:color w:val="000000"/>
          <w:lang w:eastAsia="zh-CN"/>
        </w:rPr>
        <w:t>n start from the second row to take eight points as the second byte ... and so on. If the last less than eight points , make up the full eight. Modulo order from low to high, the first point as the lowest bit.  For example , ------- Taken as 00000001</w:t>
      </w:r>
    </w:p>
    <w:p w14:paraId="280DCC0F" w14:textId="77777777" w:rsidR="00000000" w:rsidRDefault="00753B7D">
      <w:pPr>
        <w:ind w:left="240" w:hangingChars="100" w:hanging="240"/>
        <w:rPr>
          <w:rFonts w:hint="eastAsia"/>
          <w:color w:val="000000"/>
          <w:lang w:eastAsia="zh-CN"/>
        </w:rPr>
      </w:pPr>
      <w:r>
        <w:rPr>
          <w:color w:val="000000"/>
          <w:lang w:eastAsia="zh-CN"/>
        </w:rPr>
        <w:br/>
        <w:t>Comm</w:t>
      </w:r>
      <w:r>
        <w:rPr>
          <w:color w:val="000000"/>
          <w:lang w:eastAsia="zh-CN"/>
        </w:rPr>
        <w:t>and response</w:t>
      </w:r>
      <w:r>
        <w:rPr>
          <w:color w:val="000000"/>
          <w:lang w:eastAsia="zh-CN"/>
        </w:rPr>
        <w:t>：</w:t>
      </w:r>
      <w:r>
        <w:rPr>
          <w:color w:val="000000"/>
          <w:lang w:eastAsia="zh-CN"/>
        </w:rPr>
        <w:br/>
        <w:t>Check right and execute Ok, then return</w:t>
      </w:r>
      <w:r>
        <w:rPr>
          <w:color w:val="000000"/>
          <w:lang w:eastAsia="zh-CN"/>
        </w:rPr>
        <w:t>：</w:t>
      </w:r>
      <w:r>
        <w:rPr>
          <w:color w:val="000000"/>
          <w:lang w:eastAsia="zh-CN"/>
        </w:rPr>
        <w:t>0x</w:t>
      </w:r>
      <w:r>
        <w:rPr>
          <w:rFonts w:hint="eastAsia"/>
          <w:color w:val="000000"/>
          <w:lang w:eastAsia="zh-CN"/>
        </w:rPr>
        <w:t>72</w:t>
      </w:r>
      <w:r>
        <w:rPr>
          <w:color w:val="000000"/>
          <w:lang w:eastAsia="zh-CN"/>
        </w:rPr>
        <w:t> </w:t>
      </w:r>
      <w:r>
        <w:rPr>
          <w:rFonts w:hint="eastAsia"/>
          <w:color w:val="000000"/>
          <w:lang w:eastAsia="zh-CN"/>
        </w:rPr>
        <w:t>aa</w:t>
      </w:r>
      <w:r>
        <w:rPr>
          <w:color w:val="000000"/>
          <w:lang w:eastAsia="zh-CN"/>
        </w:rPr>
        <w:t> 00 00 00 00 00 00 00 00 00 00 00 00 00 CRC</w:t>
      </w:r>
      <w:r>
        <w:rPr>
          <w:color w:val="000000"/>
          <w:lang w:eastAsia="zh-CN"/>
        </w:rPr>
        <w:br/>
        <w:t>Check wrong and execute fail and return</w:t>
      </w:r>
      <w:r>
        <w:rPr>
          <w:color w:val="000000"/>
          <w:lang w:eastAsia="zh-CN"/>
        </w:rPr>
        <w:t>：</w:t>
      </w:r>
      <w:r>
        <w:rPr>
          <w:color w:val="000000"/>
          <w:lang w:eastAsia="zh-CN"/>
        </w:rPr>
        <w:t>0xE</w:t>
      </w:r>
      <w:r>
        <w:rPr>
          <w:rFonts w:hint="eastAsia"/>
          <w:color w:val="000000"/>
          <w:lang w:eastAsia="zh-CN"/>
        </w:rPr>
        <w:t>2</w:t>
      </w:r>
      <w:r>
        <w:rPr>
          <w:color w:val="000000"/>
          <w:lang w:eastAsia="zh-CN"/>
        </w:rPr>
        <w:t> 00 00 00 00 00 00 00 00 00 00 00 00 00 00 CRC</w:t>
      </w:r>
    </w:p>
    <w:p w14:paraId="345A2A33" w14:textId="77777777" w:rsidR="00000000" w:rsidRDefault="00753B7D">
      <w:pPr>
        <w:ind w:leftChars="300" w:left="720"/>
        <w:rPr>
          <w:rFonts w:ascii="宋体" w:hint="eastAsia"/>
          <w:b/>
          <w:color w:val="000000"/>
          <w:sz w:val="16"/>
          <w:szCs w:val="16"/>
          <w:lang w:eastAsia="zh-CN"/>
        </w:rPr>
      </w:pPr>
    </w:p>
    <w:p w14:paraId="0211BCB3" w14:textId="77777777" w:rsidR="00000000" w:rsidRDefault="00753B7D">
      <w:pPr>
        <w:ind w:leftChars="300" w:left="720"/>
        <w:rPr>
          <w:rFonts w:ascii="宋体" w:hint="eastAsia"/>
          <w:b/>
          <w:color w:val="000000"/>
          <w:sz w:val="16"/>
          <w:szCs w:val="16"/>
          <w:lang w:eastAsia="zh-CN"/>
        </w:rPr>
      </w:pPr>
    </w:p>
    <w:p w14:paraId="7D80CE27" w14:textId="77777777" w:rsidR="00000000" w:rsidRDefault="00753B7D">
      <w:pPr>
        <w:ind w:leftChars="300" w:left="720"/>
        <w:rPr>
          <w:rFonts w:ascii="Tahoma" w:hAnsi="Tahoma" w:cs="Tahoma"/>
          <w:b/>
          <w:color w:val="000000"/>
          <w:sz w:val="18"/>
          <w:szCs w:val="18"/>
          <w:lang w:eastAsia="zh-CN"/>
        </w:rPr>
      </w:pPr>
      <w:r>
        <w:rPr>
          <w:rFonts w:ascii="Tahoma" w:hAnsi="Tahoma" w:cs="Tahoma"/>
          <w:b/>
          <w:color w:val="000000"/>
          <w:sz w:val="18"/>
          <w:szCs w:val="18"/>
          <w:lang w:eastAsia="zh-CN"/>
        </w:rPr>
        <w:t xml:space="preserve">32. </w:t>
      </w:r>
      <w:r>
        <w:rPr>
          <w:rFonts w:ascii="Tahoma" w:hAnsi="Tahoma" w:cs="Tahoma"/>
          <w:b/>
          <w:color w:val="000000"/>
          <w:sz w:val="18"/>
          <w:szCs w:val="18"/>
          <w:lang w:eastAsia="zh-CN"/>
        </w:rPr>
        <w:t>Send animated celebration display to device</w:t>
      </w:r>
    </w:p>
    <w:p w14:paraId="5171B80A" w14:textId="77777777" w:rsidR="00000000" w:rsidRDefault="00753B7D">
      <w:pPr>
        <w:ind w:leftChars="300" w:left="720"/>
        <w:rPr>
          <w:rFonts w:ascii="Tahoma" w:hAnsi="Tahoma" w:cs="Tahoma"/>
          <w:color w:val="000000"/>
          <w:sz w:val="18"/>
          <w:szCs w:val="18"/>
          <w:lang w:eastAsia="zh-CN"/>
        </w:rPr>
      </w:pPr>
      <w:r>
        <w:rPr>
          <w:rFonts w:ascii="Tahoma" w:hAnsi="Tahoma" w:cs="Tahoma"/>
          <w:color w:val="000000"/>
          <w:sz w:val="18"/>
          <w:szCs w:val="18"/>
          <w:lang w:eastAsia="zh-CN"/>
        </w:rPr>
        <w:t>Command fo</w:t>
      </w:r>
      <w:r>
        <w:rPr>
          <w:rFonts w:ascii="Tahoma" w:hAnsi="Tahoma" w:cs="Tahoma"/>
          <w:color w:val="000000"/>
          <w:sz w:val="18"/>
          <w:szCs w:val="18"/>
          <w:lang w:eastAsia="zh-CN"/>
        </w:rPr>
        <w:t>rmat</w:t>
      </w:r>
      <w:r>
        <w:rPr>
          <w:rFonts w:ascii="Tahoma" w:hAnsi="Tahoma" w:cs="Tahoma"/>
          <w:color w:val="000000"/>
          <w:sz w:val="18"/>
          <w:szCs w:val="18"/>
          <w:lang w:eastAsia="zh-CN"/>
        </w:rPr>
        <w:t>：</w:t>
      </w:r>
      <w:r>
        <w:rPr>
          <w:rFonts w:ascii="Tahoma" w:hAnsi="Tahoma" w:cs="Tahoma"/>
          <w:color w:val="000000"/>
          <w:sz w:val="18"/>
          <w:szCs w:val="18"/>
          <w:lang w:eastAsia="zh-CN"/>
        </w:rPr>
        <w:t xml:space="preserve"> </w:t>
      </w:r>
      <w:r>
        <w:rPr>
          <w:rFonts w:ascii="Tahoma" w:hAnsi="Tahoma" w:cs="Tahoma"/>
          <w:color w:val="000000"/>
          <w:sz w:val="18"/>
          <w:szCs w:val="18"/>
          <w:lang w:eastAsia="zh-CN"/>
        </w:rPr>
        <w:t xml:space="preserve">     </w:t>
      </w:r>
      <w:r>
        <w:rPr>
          <w:rFonts w:ascii="Tahoma" w:hAnsi="Tahoma" w:cs="Tahoma"/>
          <w:b/>
          <w:color w:val="000000"/>
          <w:sz w:val="18"/>
          <w:szCs w:val="18"/>
          <w:lang w:eastAsia="zh-CN"/>
        </w:rPr>
        <w:t>0x73 00 00 00 00 00 00 00 00 00 00 00 00 00 00 CRC</w:t>
      </w:r>
      <w:r>
        <w:rPr>
          <w:rFonts w:ascii="Tahoma" w:hAnsi="Tahoma" w:cs="Tahoma"/>
          <w:color w:val="000000"/>
          <w:sz w:val="18"/>
          <w:szCs w:val="18"/>
          <w:lang w:eastAsia="zh-CN"/>
        </w:rPr>
        <w:t xml:space="preserve">  </w:t>
      </w:r>
    </w:p>
    <w:p w14:paraId="12AE2A95" w14:textId="77777777" w:rsidR="00000000" w:rsidRDefault="00753B7D">
      <w:pPr>
        <w:ind w:leftChars="300" w:left="720"/>
        <w:rPr>
          <w:rFonts w:ascii="Tahoma" w:hAnsi="Tahoma" w:cs="Tahoma"/>
          <w:color w:val="000000"/>
          <w:sz w:val="18"/>
          <w:szCs w:val="18"/>
          <w:lang w:eastAsia="zh-CN"/>
        </w:rPr>
      </w:pPr>
      <w:r>
        <w:rPr>
          <w:rFonts w:ascii="Tahoma" w:hAnsi="Tahoma" w:cs="Tahoma"/>
          <w:color w:val="000000"/>
          <w:sz w:val="18"/>
          <w:szCs w:val="18"/>
          <w:lang w:eastAsia="zh-CN"/>
        </w:rPr>
        <w:t>Function</w:t>
      </w:r>
      <w:r>
        <w:rPr>
          <w:rFonts w:ascii="Tahoma" w:hAnsi="Tahoma" w:cs="Tahoma"/>
          <w:color w:val="000000"/>
          <w:sz w:val="18"/>
          <w:szCs w:val="18"/>
          <w:lang w:eastAsia="zh-CN"/>
        </w:rPr>
        <w:t>：</w:t>
      </w:r>
      <w:r>
        <w:rPr>
          <w:rFonts w:ascii="Tahoma" w:hAnsi="Tahoma" w:cs="Tahoma"/>
          <w:color w:val="000000"/>
          <w:sz w:val="18"/>
          <w:szCs w:val="18"/>
          <w:lang w:eastAsia="zh-CN"/>
        </w:rPr>
        <w:tab/>
      </w:r>
      <w:r>
        <w:rPr>
          <w:rFonts w:ascii="Tahoma" w:hAnsi="Tahoma" w:cs="Tahoma"/>
          <w:color w:val="000000"/>
          <w:sz w:val="18"/>
          <w:szCs w:val="18"/>
          <w:lang w:eastAsia="zh-CN"/>
        </w:rPr>
        <w:tab/>
        <w:t>Send animated celebration display to device</w:t>
      </w:r>
    </w:p>
    <w:p w14:paraId="3EA44C87" w14:textId="77777777" w:rsidR="00000000" w:rsidRDefault="00753B7D">
      <w:pPr>
        <w:ind w:leftChars="300" w:left="720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>Command response</w:t>
      </w:r>
      <w:r>
        <w:rPr>
          <w:rFonts w:ascii="Tahoma" w:hAnsi="Tahoma" w:cs="Tahoma"/>
          <w:color w:val="000000"/>
          <w:sz w:val="18"/>
          <w:szCs w:val="18"/>
        </w:rPr>
        <w:t>：</w:t>
      </w:r>
    </w:p>
    <w:p w14:paraId="4018ABF0" w14:textId="77777777" w:rsidR="00000000" w:rsidRDefault="00753B7D">
      <w:pPr>
        <w:ind w:leftChars="300" w:left="720"/>
        <w:rPr>
          <w:rFonts w:ascii="Tahoma" w:hAnsi="Tahoma" w:cs="Tahoma"/>
          <w:color w:val="000000"/>
          <w:sz w:val="18"/>
          <w:szCs w:val="18"/>
          <w:lang w:eastAsia="zh-CN"/>
        </w:rPr>
      </w:pPr>
      <w:r>
        <w:rPr>
          <w:rFonts w:ascii="Tahoma" w:hAnsi="Tahoma" w:cs="Tahoma"/>
          <w:color w:val="000000"/>
          <w:sz w:val="18"/>
          <w:szCs w:val="18"/>
          <w:lang w:eastAsia="zh-CN"/>
        </w:rPr>
        <w:t>Check right and execute OK and return</w:t>
      </w:r>
      <w:r>
        <w:rPr>
          <w:rFonts w:ascii="Tahoma" w:hAnsi="Tahoma" w:cs="Tahoma"/>
          <w:color w:val="000000"/>
          <w:sz w:val="18"/>
          <w:szCs w:val="18"/>
          <w:lang w:eastAsia="zh-CN"/>
        </w:rPr>
        <w:t>：</w:t>
      </w:r>
      <w:r>
        <w:rPr>
          <w:rFonts w:ascii="Tahoma" w:hAnsi="Tahoma" w:cs="Tahoma"/>
          <w:color w:val="000000"/>
          <w:sz w:val="18"/>
          <w:szCs w:val="18"/>
          <w:lang w:eastAsia="zh-CN"/>
        </w:rPr>
        <w:tab/>
      </w:r>
      <w:r>
        <w:rPr>
          <w:rFonts w:ascii="Tahoma" w:hAnsi="Tahoma" w:cs="Tahoma"/>
          <w:b/>
          <w:color w:val="000000"/>
          <w:sz w:val="18"/>
          <w:szCs w:val="18"/>
          <w:lang w:eastAsia="zh-CN"/>
        </w:rPr>
        <w:t>0x73 00 00 00 00 00 00 00 00 00 00 00 00 00 00 CRC</w:t>
      </w:r>
      <w:r>
        <w:rPr>
          <w:rFonts w:ascii="Tahoma" w:hAnsi="Tahoma" w:cs="Tahoma"/>
          <w:color w:val="000000"/>
          <w:sz w:val="18"/>
          <w:szCs w:val="18"/>
          <w:lang w:eastAsia="zh-CN"/>
        </w:rPr>
        <w:t xml:space="preserve">  </w:t>
      </w:r>
    </w:p>
    <w:p w14:paraId="0D88E850" w14:textId="77777777" w:rsidR="00000000" w:rsidRDefault="00753B7D">
      <w:pPr>
        <w:ind w:leftChars="300" w:left="720"/>
        <w:rPr>
          <w:rFonts w:ascii="Tahoma" w:hAnsi="Tahoma" w:cs="Tahoma"/>
          <w:b/>
          <w:color w:val="000000"/>
          <w:sz w:val="18"/>
          <w:szCs w:val="18"/>
          <w:lang w:eastAsia="zh-CN"/>
        </w:rPr>
      </w:pPr>
      <w:r>
        <w:rPr>
          <w:rFonts w:ascii="Tahoma" w:hAnsi="Tahoma" w:cs="Tahoma"/>
          <w:color w:val="000000"/>
          <w:sz w:val="18"/>
          <w:szCs w:val="18"/>
          <w:lang w:eastAsia="zh-CN"/>
        </w:rPr>
        <w:t>Check wrong and execute Fai</w:t>
      </w:r>
      <w:r>
        <w:rPr>
          <w:rFonts w:ascii="Tahoma" w:hAnsi="Tahoma" w:cs="Tahoma"/>
          <w:color w:val="000000"/>
          <w:sz w:val="18"/>
          <w:szCs w:val="18"/>
          <w:lang w:eastAsia="zh-CN"/>
        </w:rPr>
        <w:t>l and return</w:t>
      </w:r>
      <w:r>
        <w:rPr>
          <w:rFonts w:ascii="Tahoma" w:hAnsi="Tahoma" w:cs="Tahoma"/>
          <w:color w:val="000000"/>
          <w:sz w:val="18"/>
          <w:szCs w:val="18"/>
          <w:lang w:eastAsia="zh-CN"/>
        </w:rPr>
        <w:t>：</w:t>
      </w:r>
      <w:r>
        <w:rPr>
          <w:rFonts w:ascii="Tahoma" w:hAnsi="Tahoma" w:cs="Tahoma"/>
          <w:color w:val="000000"/>
          <w:sz w:val="18"/>
          <w:szCs w:val="18"/>
          <w:lang w:eastAsia="zh-CN"/>
        </w:rPr>
        <w:tab/>
      </w:r>
      <w:r>
        <w:rPr>
          <w:rFonts w:ascii="Tahoma" w:hAnsi="Tahoma" w:cs="Tahoma"/>
          <w:b/>
          <w:color w:val="000000"/>
          <w:sz w:val="18"/>
          <w:szCs w:val="18"/>
          <w:lang w:eastAsia="zh-CN"/>
        </w:rPr>
        <w:t>0xE3 00 00 00 00 00 00 00 00 00 00 00 00 00 00 CRC</w:t>
      </w:r>
    </w:p>
    <w:p w14:paraId="5844FB89" w14:textId="77777777" w:rsidR="00753B7D" w:rsidRDefault="00753B7D">
      <w:pPr>
        <w:ind w:leftChars="300" w:left="720"/>
        <w:rPr>
          <w:rFonts w:ascii="Tahoma" w:hAnsi="Tahoma" w:cs="Tahoma"/>
          <w:color w:val="000000"/>
          <w:sz w:val="18"/>
          <w:szCs w:val="18"/>
          <w:lang w:eastAsia="zh-CN"/>
        </w:rPr>
      </w:pPr>
    </w:p>
    <w:sectPr w:rsidR="00753B7D">
      <w:headerReference w:type="default" r:id="rId10"/>
      <w:footerReference w:type="even" r:id="rId11"/>
      <w:footerReference w:type="default" r:id="rId12"/>
      <w:pgSz w:w="12240" w:h="15840"/>
      <w:pgMar w:top="1440" w:right="1083" w:bottom="1440" w:left="1083" w:header="708" w:footer="72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59C6EC" w14:textId="77777777" w:rsidR="00753B7D" w:rsidRDefault="00753B7D">
      <w:r>
        <w:separator/>
      </w:r>
    </w:p>
  </w:endnote>
  <w:endnote w:type="continuationSeparator" w:id="0">
    <w:p w14:paraId="73CB9AF1" w14:textId="77777777" w:rsidR="00753B7D" w:rsidRDefault="00753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charset w:val="50"/>
    <w:family w:val="auto"/>
    <w:pitch w:val="variable"/>
    <w:sig w:usb0="00000001" w:usb1="080E0000" w:usb2="00000010" w:usb3="00000000" w:csb0="00040000" w:csb1="00000000"/>
  </w:font>
  <w:font w:name="黑体">
    <w:charset w:val="50"/>
    <w:family w:val="auto"/>
    <w:pitch w:val="variable"/>
    <w:sig w:usb0="00000001" w:usb1="080E0000" w:usb2="00000010" w:usb3="00000000" w:csb0="0004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微软雅黑">
    <w:altName w:val="Arial Unicode MS"/>
    <w:charset w:val="86"/>
    <w:family w:val="auto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p w14:paraId="475C6E68" w14:textId="77777777" w:rsidR="00000000" w:rsidRDefault="00753B7D">
    <w:pPr>
      <w:pStyle w:val="Footer"/>
      <w:framePr w:wrap="around" w:vAnchor="text" w:hAnchor="margin" w:xAlign="right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separate"/>
    </w:r>
    <w:r>
      <w:rPr>
        <w:rStyle w:val="PageNumber"/>
      </w:rPr>
      <w:t>5</w:t>
    </w:r>
    <w:r>
      <w:fldChar w:fldCharType="end"/>
    </w:r>
  </w:p>
  <w:p w14:paraId="4004641F" w14:textId="77777777" w:rsidR="00000000" w:rsidRDefault="00753B7D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p w14:paraId="276F73E7" w14:textId="77777777" w:rsidR="00000000" w:rsidRDefault="00753B7D">
    <w:pPr>
      <w:pStyle w:val="Footer"/>
      <w:framePr w:wrap="around" w:vAnchor="text" w:hAnchor="margin" w:xAlign="right" w:y="1"/>
      <w:rPr>
        <w:rStyle w:val="PageNumber"/>
        <w:lang w:eastAsia="zh-CN"/>
      </w:rPr>
    </w:pPr>
    <w:r>
      <w:rPr>
        <w:rStyle w:val="PageNumber"/>
        <w:lang w:eastAsia="zh-CN"/>
      </w:rPr>
      <w:t xml:space="preserve">     </w:t>
    </w:r>
    <w:r>
      <w:fldChar w:fldCharType="begin"/>
    </w:r>
    <w:r>
      <w:rPr>
        <w:rStyle w:val="PageNumber"/>
        <w:lang w:eastAsia="zh-CN"/>
      </w:rPr>
      <w:instrText xml:space="preserve">PAGE  </w:instrText>
    </w:r>
    <w:r>
      <w:fldChar w:fldCharType="separate"/>
    </w:r>
    <w:r>
      <w:rPr>
        <w:rStyle w:val="PageNumber"/>
        <w:noProof/>
        <w:lang w:eastAsia="zh-CN"/>
      </w:rPr>
      <w:t>1</w:t>
    </w:r>
    <w:r>
      <w:fldChar w:fldCharType="end"/>
    </w:r>
  </w:p>
  <w:p w14:paraId="79BE2BA6" w14:textId="77777777" w:rsidR="00000000" w:rsidRDefault="00753B7D">
    <w:pPr>
      <w:pStyle w:val="Footer"/>
      <w:rPr>
        <w:rFonts w:ascii="宋体" w:hint="eastAsia"/>
        <w:sz w:val="16"/>
        <w:szCs w:val="16"/>
      </w:rPr>
    </w:pPr>
  </w:p>
  <w:p w14:paraId="0F9D6B21" w14:textId="77777777" w:rsidR="00000000" w:rsidRDefault="00753B7D">
    <w:pPr>
      <w:pStyle w:val="Footer"/>
      <w:tabs>
        <w:tab w:val="left" w:pos="1299"/>
        <w:tab w:val="center" w:pos="4470"/>
      </w:tabs>
      <w:ind w:right="360"/>
      <w:rPr>
        <w:rFonts w:ascii="宋体" w:cs="宋体" w:hint="eastAsia"/>
        <w:sz w:val="16"/>
        <w:szCs w:val="16"/>
        <w:lang w:eastAsia="zh-CN"/>
      </w:rPr>
    </w:pPr>
    <w:r>
      <w:rPr>
        <w:rStyle w:val="PageNumber"/>
        <w:rFonts w:hint="eastAsia"/>
        <w:lang w:eastAsia="zh-CN"/>
      </w:rPr>
      <w:tab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5A00CC" w14:textId="77777777" w:rsidR="00753B7D" w:rsidRDefault="00753B7D">
      <w:r>
        <w:separator/>
      </w:r>
    </w:p>
  </w:footnote>
  <w:footnote w:type="continuationSeparator" w:id="0">
    <w:p w14:paraId="6479CD4C" w14:textId="77777777" w:rsidR="00753B7D" w:rsidRDefault="00753B7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p w14:paraId="697292A1" w14:textId="77777777" w:rsidR="00000000" w:rsidRDefault="00753B7D">
    <w:pPr>
      <w:pStyle w:val="Header"/>
      <w:jc w:val="center"/>
      <w:rPr>
        <w:rFonts w:ascii="Arial" w:hAnsi="Arial" w:cs="Arial" w:hint="eastAsia"/>
        <w:sz w:val="20"/>
        <w:szCs w:val="20"/>
        <w:lang w:val="en-GB" w:eastAsia="zh-CN"/>
      </w:rPr>
    </w:pPr>
    <w:r>
      <w:rPr>
        <w:rFonts w:ascii="Arial" w:hAnsi="Arial" w:cs="Arial"/>
        <w:sz w:val="20"/>
        <w:szCs w:val="20"/>
        <w:lang w:val="en-US" w:eastAsia="en-US"/>
      </w:rPr>
      <w:pict>
        <v:line id="_x0000_s2049" style="position:absolute;left:0;text-align:left;z-index:251657728;mso-position-horizontal:absolute;mso-position-horizontal-relative:text;mso-position-vertical:absolute;mso-position-vertical-relative:text" from="9pt,8.15pt" to="468pt,8.15pt" strokecolor="navy" strokeweight="4.5pt">
          <v:stroke linestyle="thinThick"/>
          <v:shadow color="gray"/>
        </v:lin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B509888"/>
    <w:multiLevelType w:val="hybridMultilevel"/>
    <w:tmpl w:val="00000000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0000000A"/>
    <w:multiLevelType w:val="hybridMultilevel"/>
    <w:tmpl w:val="00000000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3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4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5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6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7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8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</w:abstractNum>
  <w:abstractNum w:abstractNumId="2">
    <w:nsid w:val="0000000B"/>
    <w:multiLevelType w:val="multilevel"/>
    <w:tmpl w:val="0000000B"/>
    <w:lvl w:ilvl="0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3">
    <w:nsid w:val="0FFFFF7C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4">
    <w:nsid w:val="0FFFFF7D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5">
    <w:nsid w:val="0FFFFF7E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6">
    <w:nsid w:val="0FFFFF7F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7">
    <w:nsid w:val="0FFFFF80"/>
    <w:multiLevelType w:val="singleLevel"/>
    <w:tmpl w:val="00000000"/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8">
    <w:nsid w:val="0FFFFF81"/>
    <w:multiLevelType w:val="singleLevel"/>
    <w:tmpl w:val="00000000"/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9">
    <w:nsid w:val="0FFFFF82"/>
    <w:multiLevelType w:val="singleLevel"/>
    <w:tmpl w:val="00000000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10">
    <w:nsid w:val="0FFFFF83"/>
    <w:multiLevelType w:val="singleLevel"/>
    <w:tmpl w:val="00000000"/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11">
    <w:nsid w:val="0FFFFF88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>
    <w:nsid w:val="0FFFFF89"/>
    <w:multiLevelType w:val="singleLevel"/>
    <w:tmpl w:val="00000000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efaultTableStyle w:val="Normal"/>
  <w:characterSpacingControl w:val="doNotCompress"/>
  <w:doNotValidateAgainstSchema/>
  <w:doNotDemarcateInvalidXml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doNotBreakWrappedTables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172A27"/>
    <w:rsid w:val="0017422D"/>
    <w:rsid w:val="00753B7D"/>
    <w:rsid w:val="00B2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1D2F24A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宋体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 w:cs="Arial"/>
      <w:sz w:val="40"/>
      <w:szCs w:val="40"/>
      <w:lang w:val="en-GB" w:eastAsia="en-GB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 w:cs="Arial"/>
      <w:bCs/>
      <w:color w:val="000000"/>
      <w:sz w:val="28"/>
      <w:szCs w:val="28"/>
      <w:lang w:val="en-GB" w:eastAsia="zh-CN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color w:val="CC0000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non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pPr>
      <w:tabs>
        <w:tab w:val="left" w:pos="360"/>
        <w:tab w:val="right" w:leader="dot" w:pos="9170"/>
      </w:tabs>
    </w:pPr>
    <w:rPr>
      <w:rFonts w:ascii="宋体"/>
      <w:lang w:val="en-GB" w:eastAsia="zh-CN"/>
    </w:rPr>
  </w:style>
  <w:style w:type="paragraph" w:styleId="TOC4">
    <w:name w:val="toc 4"/>
    <w:basedOn w:val="Normal"/>
    <w:next w:val="Normal"/>
    <w:pPr>
      <w:ind w:left="720"/>
    </w:pPr>
    <w:rPr>
      <w:lang w:eastAsia="zh-CN"/>
    </w:rPr>
  </w:style>
  <w:style w:type="paragraph" w:styleId="TOC2">
    <w:name w:val="toc 2"/>
    <w:basedOn w:val="Normal"/>
    <w:next w:val="Normal"/>
    <w:pPr>
      <w:tabs>
        <w:tab w:val="right" w:leader="dot" w:pos="9180"/>
      </w:tabs>
      <w:ind w:left="240"/>
    </w:pPr>
    <w:rPr>
      <w:rFonts w:ascii="宋体"/>
      <w:sz w:val="20"/>
      <w:lang w:val="en-GB" w:eastAsia="zh-CN"/>
    </w:rPr>
  </w:style>
  <w:style w:type="paragraph" w:styleId="Caption">
    <w:name w:val="caption"/>
    <w:basedOn w:val="Normal"/>
    <w:next w:val="Normal"/>
    <w:qFormat/>
    <w:rPr>
      <w:rFonts w:ascii="Arial" w:eastAsia="黑体" w:hAnsi="Arial" w:cs="Arial"/>
      <w:sz w:val="20"/>
      <w:szCs w:val="20"/>
    </w:rPr>
  </w:style>
  <w:style w:type="paragraph" w:styleId="TOC3">
    <w:name w:val="toc 3"/>
    <w:basedOn w:val="Normal"/>
    <w:next w:val="Normal"/>
    <w:pPr>
      <w:ind w:left="480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Pr>
      <w:sz w:val="16"/>
      <w:lang w:eastAsia="zh-CN"/>
    </w:rPr>
  </w:style>
  <w:style w:type="character" w:styleId="HTMLCite">
    <w:name w:val="HTML Cite"/>
    <w:basedOn w:val="DefaultParagraphFont"/>
    <w:rPr>
      <w:i/>
    </w:rPr>
  </w:style>
  <w:style w:type="paragraph" w:customStyle="1" w:styleId="clientsenword">
    <w:name w:val="client_sen_word"/>
    <w:next w:val="HTMLCite"/>
    <w:pPr>
      <w:spacing w:before="100" w:beforeAutospacing="1" w:after="100" w:afterAutospacing="1"/>
    </w:pPr>
    <w:rPr>
      <w:rFonts w:ascii="宋体" w:eastAsia="宋体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3B7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B7D"/>
    <w:rPr>
      <w:rFonts w:ascii="Lucida Grande" w:eastAsia="宋体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宋体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 w:cs="Arial"/>
      <w:sz w:val="40"/>
      <w:szCs w:val="40"/>
      <w:lang w:val="en-GB" w:eastAsia="en-GB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 w:cs="Arial"/>
      <w:bCs/>
      <w:color w:val="000000"/>
      <w:sz w:val="28"/>
      <w:szCs w:val="28"/>
      <w:lang w:val="en-GB" w:eastAsia="zh-CN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color w:val="CC0000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non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pPr>
      <w:tabs>
        <w:tab w:val="left" w:pos="360"/>
        <w:tab w:val="right" w:leader="dot" w:pos="9170"/>
      </w:tabs>
    </w:pPr>
    <w:rPr>
      <w:rFonts w:ascii="宋体"/>
      <w:lang w:val="en-GB" w:eastAsia="zh-CN"/>
    </w:rPr>
  </w:style>
  <w:style w:type="paragraph" w:styleId="TOC4">
    <w:name w:val="toc 4"/>
    <w:basedOn w:val="Normal"/>
    <w:next w:val="Normal"/>
    <w:pPr>
      <w:ind w:left="720"/>
    </w:pPr>
    <w:rPr>
      <w:lang w:eastAsia="zh-CN"/>
    </w:rPr>
  </w:style>
  <w:style w:type="paragraph" w:styleId="TOC2">
    <w:name w:val="toc 2"/>
    <w:basedOn w:val="Normal"/>
    <w:next w:val="Normal"/>
    <w:pPr>
      <w:tabs>
        <w:tab w:val="right" w:leader="dot" w:pos="9180"/>
      </w:tabs>
      <w:ind w:left="240"/>
    </w:pPr>
    <w:rPr>
      <w:rFonts w:ascii="宋体"/>
      <w:sz w:val="20"/>
      <w:lang w:val="en-GB" w:eastAsia="zh-CN"/>
    </w:rPr>
  </w:style>
  <w:style w:type="paragraph" w:styleId="Caption">
    <w:name w:val="caption"/>
    <w:basedOn w:val="Normal"/>
    <w:next w:val="Normal"/>
    <w:qFormat/>
    <w:rPr>
      <w:rFonts w:ascii="Arial" w:eastAsia="黑体" w:hAnsi="Arial" w:cs="Arial"/>
      <w:sz w:val="20"/>
      <w:szCs w:val="20"/>
    </w:rPr>
  </w:style>
  <w:style w:type="paragraph" w:styleId="TOC3">
    <w:name w:val="toc 3"/>
    <w:basedOn w:val="Normal"/>
    <w:next w:val="Normal"/>
    <w:pPr>
      <w:ind w:left="480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Pr>
      <w:sz w:val="16"/>
      <w:lang w:eastAsia="zh-CN"/>
    </w:rPr>
  </w:style>
  <w:style w:type="character" w:styleId="HTMLCite">
    <w:name w:val="HTML Cite"/>
    <w:basedOn w:val="DefaultParagraphFont"/>
    <w:rPr>
      <w:i/>
    </w:rPr>
  </w:style>
  <w:style w:type="paragraph" w:customStyle="1" w:styleId="clientsenword">
    <w:name w:val="client_sen_word"/>
    <w:next w:val="HTMLCite"/>
    <w:pPr>
      <w:spacing w:before="100" w:beforeAutospacing="1" w:after="100" w:afterAutospacing="1"/>
    </w:pPr>
    <w:rPr>
      <w:rFonts w:ascii="宋体" w:eastAsia="宋体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3B7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B7D"/>
    <w:rPr>
      <w:rFonts w:ascii="Lucida Grande" w:eastAsia="宋体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  <w:pixelsPerInch w:val="96"/>
  <w:targetScreenSz w:val="800x600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app:ds:command" TargetMode="Externa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B9F622-BFB5-0647-B60C-C49A4DCA7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3792</TotalTime>
  <Pages>10</Pages>
  <Words>3371</Words>
  <Characters>19217</Characters>
  <Application>Microsoft Macintosh Word</Application>
  <DocSecurity>0</DocSecurity>
  <Lines>160</Lines>
  <Paragraphs>45</Paragraphs>
  <ScaleCrop>false</ScaleCrop>
  <Company> Diamond Apple Ltd.</Company>
  <LinksUpToDate>false</LinksUpToDate>
  <CharactersWithSpaces>22543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Embedded Development Checklist</dc:title>
  <dc:subject/>
  <dc:creator>liu</dc:creator>
  <cp:keywords/>
  <cp:lastModifiedBy>Dan Byler</cp:lastModifiedBy>
  <cp:revision>1</cp:revision>
  <cp:lastPrinted>2013-06-23T09:47:00Z</cp:lastPrinted>
  <dcterms:created xsi:type="dcterms:W3CDTF">2014-03-31T02:41:00Z</dcterms:created>
  <dcterms:modified xsi:type="dcterms:W3CDTF">2015-11-16T08:13:00Z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2052-8.1.0.3483</vt:lpwstr>
  </property>
</Properties>
</file>